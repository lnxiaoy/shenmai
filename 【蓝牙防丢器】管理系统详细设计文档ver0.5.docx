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people.xml" ContentType="application/vnd.openxmlformats-officedocument.wordprocessingml.people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5C3" w:rsidRDefault="00DA75C3" w:rsidP="00DA75C3">
      <w:pPr>
        <w:jc w:val="center"/>
        <w:rPr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DA75C3" w:rsidRDefault="00DA75C3" w:rsidP="00DA75C3">
      <w:pPr>
        <w:jc w:val="center"/>
        <w:rPr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DA75C3" w:rsidRDefault="00DA75C3" w:rsidP="00DA75C3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4ED3707D" wp14:editId="208F410E">
            <wp:extent cx="4349115" cy="2552065"/>
            <wp:effectExtent l="0" t="0" r="0" b="635"/>
            <wp:docPr id="1" name="图片 1" descr="F:\绿豆芽科技工作室\工作室素材\绿豆芽logo透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F:\绿豆芽科技工作室\工作室素材\绿豆芽logo透明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C3" w:rsidRDefault="00DA75C3" w:rsidP="00DA75C3">
      <w:pPr>
        <w:jc w:val="center"/>
        <w:rPr>
          <w:b/>
          <w:sz w:val="24"/>
        </w:rPr>
      </w:pPr>
    </w:p>
    <w:p w:rsidR="00DA75C3" w:rsidRPr="00C86C12" w:rsidRDefault="006E561F" w:rsidP="00DA75C3">
      <w:pPr>
        <w:jc w:val="center"/>
        <w:rPr>
          <w:rFonts w:ascii="华文中宋" w:eastAsia="华文中宋" w:hAnsi="华文中宋"/>
          <w:b/>
          <w:sz w:val="52"/>
          <w:szCs w:val="52"/>
        </w:rPr>
      </w:pPr>
      <w:r>
        <w:rPr>
          <w:rFonts w:ascii="华文中宋" w:eastAsia="华文中宋" w:hAnsi="华文中宋" w:hint="eastAsia"/>
          <w:b/>
          <w:sz w:val="52"/>
          <w:szCs w:val="52"/>
        </w:rPr>
        <w:t>后台</w:t>
      </w:r>
      <w:r w:rsidR="00AC49DC">
        <w:rPr>
          <w:rFonts w:ascii="华文中宋" w:eastAsia="华文中宋" w:hAnsi="华文中宋" w:hint="eastAsia"/>
          <w:b/>
          <w:sz w:val="52"/>
          <w:szCs w:val="52"/>
        </w:rPr>
        <w:t>管理系统设计文档</w:t>
      </w:r>
    </w:p>
    <w:p w:rsidR="00DA75C3" w:rsidRDefault="00DA75C3" w:rsidP="00DA75C3">
      <w:pPr>
        <w:ind w:leftChars="200" w:left="420" w:firstLineChars="330" w:firstLine="1056"/>
        <w:jc w:val="left"/>
        <w:rPr>
          <w:rFonts w:ascii="华文中宋" w:eastAsia="华文中宋" w:hAnsi="华文中宋"/>
          <w:sz w:val="32"/>
          <w:szCs w:val="32"/>
        </w:rPr>
      </w:pPr>
    </w:p>
    <w:p w:rsidR="00DA75C3" w:rsidRPr="00557824" w:rsidRDefault="00DA75C3" w:rsidP="00DA75C3">
      <w:pPr>
        <w:ind w:leftChars="200" w:left="420" w:firstLineChars="330" w:firstLine="693"/>
        <w:jc w:val="left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BF812A" wp14:editId="77CB023E">
                <wp:simplePos x="0" y="0"/>
                <wp:positionH relativeFrom="column">
                  <wp:posOffset>1964055</wp:posOffset>
                </wp:positionH>
                <wp:positionV relativeFrom="paragraph">
                  <wp:posOffset>307975</wp:posOffset>
                </wp:positionV>
                <wp:extent cx="2634615" cy="3810"/>
                <wp:effectExtent l="0" t="0" r="13335" b="3429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34615" cy="381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76EB3E1" id="直接连接符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154.65pt,24.25pt" to="362.1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">
                <o:lock v:ext="edit" shapetype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2"/>
          <w:szCs w:val="32"/>
        </w:rPr>
        <w:t xml:space="preserve">项目名称：  </w:t>
      </w:r>
      <w:r w:rsidR="00AC49DC">
        <w:rPr>
          <w:rFonts w:ascii="华文中宋" w:eastAsia="华文中宋" w:hAnsi="华文中宋"/>
          <w:sz w:val="32"/>
          <w:szCs w:val="32"/>
        </w:rPr>
        <w:t xml:space="preserve">      </w:t>
      </w:r>
      <w:proofErr w:type="gramStart"/>
      <w:r w:rsidR="00AC49DC">
        <w:rPr>
          <w:rFonts w:ascii="华文中宋" w:eastAsia="华文中宋" w:hAnsi="华文中宋"/>
          <w:sz w:val="32"/>
          <w:szCs w:val="32"/>
        </w:rPr>
        <w:t>防丢器系统</w:t>
      </w:r>
      <w:proofErr w:type="gramEnd"/>
    </w:p>
    <w:p w:rsidR="00DA75C3" w:rsidRDefault="00DA75C3" w:rsidP="00DA75C3">
      <w:pPr>
        <w:ind w:leftChars="200" w:left="420" w:firstLineChars="330" w:firstLine="693"/>
        <w:jc w:val="left"/>
        <w:rPr>
          <w:rFonts w:ascii="华文中宋" w:eastAsia="华文中宋" w:hAnsi="华文中宋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220A7F" wp14:editId="2EF97B49">
                <wp:simplePos x="0" y="0"/>
                <wp:positionH relativeFrom="column">
                  <wp:posOffset>1964055</wp:posOffset>
                </wp:positionH>
                <wp:positionV relativeFrom="paragraph">
                  <wp:posOffset>306070</wp:posOffset>
                </wp:positionV>
                <wp:extent cx="2634615" cy="3810"/>
                <wp:effectExtent l="0" t="0" r="13335" b="34290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34615" cy="381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912B3D9" id="直接连接符 4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154.65pt,24.1pt" to="362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">
                <o:lock v:ext="edit" shapetype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2"/>
          <w:szCs w:val="32"/>
        </w:rPr>
        <w:t xml:space="preserve">客户名称：  </w:t>
      </w:r>
      <w:r>
        <w:rPr>
          <w:rFonts w:ascii="华文中宋" w:eastAsia="华文中宋" w:hAnsi="华文中宋"/>
          <w:sz w:val="32"/>
          <w:szCs w:val="32"/>
        </w:rPr>
        <w:t xml:space="preserve">     </w:t>
      </w:r>
      <w:r w:rsidR="00AC49DC">
        <w:rPr>
          <w:rFonts w:ascii="华文中宋" w:eastAsia="华文中宋" w:hAnsi="华文中宋" w:hint="eastAsia"/>
          <w:sz w:val="32"/>
          <w:szCs w:val="32"/>
        </w:rPr>
        <w:t>江苏神脉科技有限公司</w:t>
      </w:r>
    </w:p>
    <w:p w:rsidR="00DA75C3" w:rsidRDefault="00DA75C3" w:rsidP="00DA75C3">
      <w:pPr>
        <w:ind w:leftChars="200" w:left="420" w:firstLineChars="330" w:firstLine="693"/>
        <w:jc w:val="left"/>
        <w:rPr>
          <w:rFonts w:ascii="华文中宋" w:eastAsia="华文中宋" w:hAnsi="华文中宋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FB6E7F" wp14:editId="4FCAC2D8">
                <wp:simplePos x="0" y="0"/>
                <wp:positionH relativeFrom="column">
                  <wp:posOffset>1964055</wp:posOffset>
                </wp:positionH>
                <wp:positionV relativeFrom="paragraph">
                  <wp:posOffset>308610</wp:posOffset>
                </wp:positionV>
                <wp:extent cx="2634615" cy="3810"/>
                <wp:effectExtent l="0" t="0" r="13335" b="3429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34615" cy="381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9D3C486" id="直接连接符 5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154.65pt,24.3pt" to="362.1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">
                <o:lock v:ext="edit" shapetype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2"/>
          <w:szCs w:val="32"/>
        </w:rPr>
        <w:t>承接单位：       绿豆芽</w:t>
      </w:r>
      <w:r>
        <w:rPr>
          <w:rFonts w:ascii="华文中宋" w:eastAsia="华文中宋" w:hAnsi="华文中宋"/>
          <w:sz w:val="32"/>
          <w:szCs w:val="32"/>
        </w:rPr>
        <w:t>科技</w:t>
      </w:r>
      <w:r>
        <w:rPr>
          <w:rFonts w:ascii="华文中宋" w:eastAsia="华文中宋" w:hAnsi="华文中宋" w:hint="eastAsia"/>
          <w:sz w:val="32"/>
          <w:szCs w:val="32"/>
        </w:rPr>
        <w:t>工作室</w:t>
      </w:r>
    </w:p>
    <w:p w:rsidR="00DA75C3" w:rsidRPr="00252DE6" w:rsidRDefault="00DA75C3" w:rsidP="00DA75C3">
      <w:pPr>
        <w:ind w:leftChars="200" w:left="420" w:firstLineChars="330" w:firstLine="693"/>
        <w:jc w:val="left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A1C7F7" wp14:editId="49810CFF">
                <wp:simplePos x="0" y="0"/>
                <wp:positionH relativeFrom="column">
                  <wp:posOffset>1964055</wp:posOffset>
                </wp:positionH>
                <wp:positionV relativeFrom="paragraph">
                  <wp:posOffset>306070</wp:posOffset>
                </wp:positionV>
                <wp:extent cx="2634615" cy="3810"/>
                <wp:effectExtent l="0" t="0" r="13335" b="34290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34615" cy="381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C18AB7E" id="直接连接符 6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154.65pt,24.1pt" to="362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">
                <o:lock v:ext="edit" shapetype="f"/>
              </v:line>
            </w:pict>
          </mc:Fallback>
        </mc:AlternateContent>
      </w:r>
      <w:r>
        <w:rPr>
          <w:rFonts w:ascii="华文中宋" w:eastAsia="华文中宋" w:hAnsi="华文中宋" w:hint="eastAsia"/>
          <w:sz w:val="32"/>
          <w:szCs w:val="32"/>
        </w:rPr>
        <w:t xml:space="preserve">负责人：        </w:t>
      </w:r>
      <w:r>
        <w:rPr>
          <w:rFonts w:ascii="华文中宋" w:eastAsia="华文中宋" w:hAnsi="华文中宋"/>
          <w:sz w:val="32"/>
          <w:szCs w:val="32"/>
        </w:rPr>
        <w:t xml:space="preserve">   </w:t>
      </w:r>
      <w:r w:rsidR="001139C9">
        <w:rPr>
          <w:rFonts w:ascii="华文中宋" w:eastAsia="华文中宋" w:hAnsi="华文中宋" w:hint="eastAsia"/>
          <w:sz w:val="32"/>
          <w:szCs w:val="32"/>
        </w:rPr>
        <w:t>郭浩/徐杰</w:t>
      </w:r>
    </w:p>
    <w:p w:rsidR="00DA75C3" w:rsidRDefault="00DA75C3" w:rsidP="00DA75C3">
      <w:pPr>
        <w:jc w:val="center"/>
        <w:rPr>
          <w:b/>
          <w:sz w:val="44"/>
          <w:szCs w:val="44"/>
          <w:u w:val="single"/>
        </w:rPr>
      </w:pPr>
    </w:p>
    <w:p w:rsidR="00DA75C3" w:rsidRPr="00B46D80" w:rsidRDefault="00DA75C3" w:rsidP="00DA75C3">
      <w:pPr>
        <w:jc w:val="center"/>
        <w:rPr>
          <w:b/>
          <w:sz w:val="24"/>
        </w:rPr>
      </w:pPr>
    </w:p>
    <w:p w:rsidR="00DA75C3" w:rsidRDefault="00DA75C3" w:rsidP="00DA75C3">
      <w:pPr>
        <w:jc w:val="center"/>
        <w:rPr>
          <w:b/>
          <w:sz w:val="24"/>
        </w:rPr>
      </w:pPr>
    </w:p>
    <w:p w:rsidR="00DA75C3" w:rsidRDefault="00DA75C3" w:rsidP="00DA75C3">
      <w:pPr>
        <w:jc w:val="center"/>
        <w:rPr>
          <w:b/>
          <w:sz w:val="24"/>
        </w:rPr>
      </w:pPr>
    </w:p>
    <w:p w:rsidR="00DA75C3" w:rsidRPr="00CF2800" w:rsidRDefault="00DA75C3" w:rsidP="00DA75C3">
      <w:pPr>
        <w:jc w:val="center"/>
        <w:rPr>
          <w:b/>
          <w:sz w:val="24"/>
        </w:rPr>
      </w:pPr>
      <w:r w:rsidRPr="006015CB">
        <w:rPr>
          <w:rFonts w:hint="eastAsia"/>
          <w:b/>
          <w:sz w:val="24"/>
        </w:rPr>
        <w:t>文档修订记录</w:t>
      </w:r>
    </w:p>
    <w:tbl>
      <w:tblPr>
        <w:tblW w:w="822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2268"/>
        <w:gridCol w:w="2412"/>
        <w:gridCol w:w="1586"/>
      </w:tblGrid>
      <w:tr w:rsidR="00DA75C3" w:rsidRPr="00D16034" w:rsidTr="00DA75C3">
        <w:tc>
          <w:tcPr>
            <w:tcW w:w="1956" w:type="dxa"/>
            <w:shd w:val="clear" w:color="auto" w:fill="auto"/>
            <w:vAlign w:val="center"/>
          </w:tcPr>
          <w:p w:rsidR="00DA75C3" w:rsidRPr="00D16034" w:rsidRDefault="00DA75C3" w:rsidP="006152F2">
            <w:pPr>
              <w:spacing w:line="360" w:lineRule="auto"/>
              <w:jc w:val="center"/>
              <w:rPr>
                <w:b/>
                <w:sz w:val="24"/>
              </w:rPr>
            </w:pPr>
            <w:r w:rsidRPr="00D16034">
              <w:rPr>
                <w:rFonts w:hint="eastAsia"/>
                <w:b/>
                <w:sz w:val="24"/>
              </w:rPr>
              <w:t>版本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DA75C3" w:rsidRPr="00D16034" w:rsidRDefault="00DA75C3" w:rsidP="006152F2">
            <w:pPr>
              <w:spacing w:line="360" w:lineRule="auto"/>
              <w:jc w:val="center"/>
              <w:rPr>
                <w:b/>
                <w:sz w:val="24"/>
              </w:rPr>
            </w:pPr>
            <w:r w:rsidRPr="00D16034">
              <w:rPr>
                <w:rFonts w:hint="eastAsia"/>
                <w:b/>
                <w:sz w:val="24"/>
              </w:rPr>
              <w:t>日期</w:t>
            </w:r>
          </w:p>
        </w:tc>
        <w:tc>
          <w:tcPr>
            <w:tcW w:w="2412" w:type="dxa"/>
            <w:shd w:val="clear" w:color="auto" w:fill="auto"/>
            <w:vAlign w:val="center"/>
          </w:tcPr>
          <w:p w:rsidR="00DA75C3" w:rsidRPr="00D16034" w:rsidRDefault="00DA75C3" w:rsidP="006152F2">
            <w:pPr>
              <w:spacing w:line="360" w:lineRule="auto"/>
              <w:jc w:val="center"/>
              <w:rPr>
                <w:b/>
                <w:sz w:val="24"/>
              </w:rPr>
            </w:pPr>
            <w:r w:rsidRPr="00D16034">
              <w:rPr>
                <w:rFonts w:hint="eastAsia"/>
                <w:b/>
                <w:sz w:val="24"/>
              </w:rPr>
              <w:t>作者</w:t>
            </w:r>
          </w:p>
        </w:tc>
        <w:tc>
          <w:tcPr>
            <w:tcW w:w="1586" w:type="dxa"/>
            <w:shd w:val="clear" w:color="auto" w:fill="auto"/>
            <w:vAlign w:val="center"/>
          </w:tcPr>
          <w:p w:rsidR="00DA75C3" w:rsidRPr="00D16034" w:rsidRDefault="00DA75C3" w:rsidP="006152F2">
            <w:pPr>
              <w:spacing w:line="360" w:lineRule="auto"/>
              <w:jc w:val="center"/>
              <w:rPr>
                <w:b/>
                <w:sz w:val="24"/>
              </w:rPr>
            </w:pPr>
            <w:r w:rsidRPr="00D16034">
              <w:rPr>
                <w:rFonts w:hint="eastAsia"/>
                <w:b/>
                <w:sz w:val="24"/>
              </w:rPr>
              <w:t>备注</w:t>
            </w:r>
          </w:p>
        </w:tc>
      </w:tr>
      <w:tr w:rsidR="00DA75C3" w:rsidRPr="00D16034" w:rsidTr="00DA75C3">
        <w:tc>
          <w:tcPr>
            <w:tcW w:w="1956" w:type="dxa"/>
            <w:shd w:val="clear" w:color="auto" w:fill="auto"/>
            <w:vAlign w:val="center"/>
          </w:tcPr>
          <w:p w:rsidR="00DA75C3" w:rsidRPr="00D16034" w:rsidRDefault="00DA75C3" w:rsidP="006152F2">
            <w:pPr>
              <w:spacing w:line="360" w:lineRule="auto"/>
              <w:jc w:val="center"/>
              <w:rPr>
                <w:b/>
                <w:sz w:val="24"/>
              </w:rPr>
            </w:pPr>
            <w:r w:rsidRPr="00D16034">
              <w:rPr>
                <w:rFonts w:hint="eastAsia"/>
                <w:b/>
                <w:sz w:val="24"/>
              </w:rPr>
              <w:t>1.0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DA75C3" w:rsidRPr="00D16034" w:rsidRDefault="00DA75C3" w:rsidP="006152F2">
            <w:pPr>
              <w:spacing w:line="360" w:lineRule="auto"/>
              <w:jc w:val="center"/>
              <w:rPr>
                <w:b/>
                <w:sz w:val="24"/>
              </w:rPr>
            </w:pPr>
            <w:r w:rsidRPr="00D16034">
              <w:rPr>
                <w:b/>
                <w:sz w:val="24"/>
              </w:rPr>
              <w:t>201</w:t>
            </w:r>
            <w:r>
              <w:rPr>
                <w:b/>
                <w:sz w:val="24"/>
              </w:rPr>
              <w:t>5</w:t>
            </w:r>
            <w:r w:rsidRPr="00D16034">
              <w:rPr>
                <w:rFonts w:hint="eastAsia"/>
                <w:b/>
                <w:sz w:val="24"/>
              </w:rPr>
              <w:t>年</w:t>
            </w:r>
            <w:r>
              <w:rPr>
                <w:b/>
                <w:sz w:val="24"/>
              </w:rPr>
              <w:t>0</w:t>
            </w:r>
            <w:r w:rsidR="00071E26">
              <w:rPr>
                <w:b/>
                <w:sz w:val="24"/>
              </w:rPr>
              <w:t>5</w:t>
            </w:r>
            <w:r w:rsidRPr="00D16034">
              <w:rPr>
                <w:rFonts w:hint="eastAsia"/>
                <w:b/>
                <w:sz w:val="24"/>
              </w:rPr>
              <w:t>月</w:t>
            </w:r>
            <w:r w:rsidR="00071E26">
              <w:rPr>
                <w:rFonts w:hint="eastAsia"/>
                <w:b/>
                <w:sz w:val="24"/>
              </w:rPr>
              <w:t>07</w:t>
            </w:r>
            <w:r w:rsidRPr="00D16034">
              <w:rPr>
                <w:rFonts w:hint="eastAsia"/>
                <w:b/>
                <w:sz w:val="24"/>
              </w:rPr>
              <w:t>日</w:t>
            </w:r>
          </w:p>
        </w:tc>
        <w:tc>
          <w:tcPr>
            <w:tcW w:w="2412" w:type="dxa"/>
            <w:shd w:val="clear" w:color="auto" w:fill="auto"/>
            <w:vAlign w:val="center"/>
          </w:tcPr>
          <w:p w:rsidR="00DA75C3" w:rsidRPr="00D16034" w:rsidRDefault="00071E26" w:rsidP="006152F2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李伟</w:t>
            </w:r>
          </w:p>
        </w:tc>
        <w:tc>
          <w:tcPr>
            <w:tcW w:w="1586" w:type="dxa"/>
            <w:shd w:val="clear" w:color="auto" w:fill="auto"/>
            <w:vAlign w:val="center"/>
          </w:tcPr>
          <w:p w:rsidR="00DA75C3" w:rsidRPr="00D16034" w:rsidRDefault="00DA75C3" w:rsidP="006152F2">
            <w:pPr>
              <w:spacing w:line="360" w:lineRule="auto"/>
              <w:jc w:val="center"/>
              <w:rPr>
                <w:b/>
                <w:sz w:val="24"/>
              </w:rPr>
            </w:pPr>
          </w:p>
        </w:tc>
      </w:tr>
      <w:tr w:rsidR="00133710" w:rsidRPr="00D16034" w:rsidTr="00DA75C3">
        <w:tc>
          <w:tcPr>
            <w:tcW w:w="1956" w:type="dxa"/>
            <w:shd w:val="clear" w:color="auto" w:fill="auto"/>
            <w:vAlign w:val="center"/>
          </w:tcPr>
          <w:p w:rsidR="00133710" w:rsidRPr="00D16034" w:rsidRDefault="0006192E" w:rsidP="006152F2">
            <w:pPr>
              <w:spacing w:line="360" w:lineRule="auto"/>
              <w:jc w:val="center"/>
              <w:rPr>
                <w:b/>
                <w:sz w:val="24"/>
              </w:rPr>
            </w:pPr>
            <w:ins w:id="0" w:author="wait lee" w:date="2015-05-08T17:50:00Z">
              <w:r>
                <w:rPr>
                  <w:rFonts w:hint="eastAsia"/>
                  <w:b/>
                  <w:sz w:val="24"/>
                </w:rPr>
                <w:t>2.</w:t>
              </w:r>
              <w:r>
                <w:rPr>
                  <w:b/>
                  <w:sz w:val="24"/>
                </w:rPr>
                <w:t>0</w:t>
              </w:r>
            </w:ins>
          </w:p>
        </w:tc>
        <w:tc>
          <w:tcPr>
            <w:tcW w:w="2268" w:type="dxa"/>
            <w:shd w:val="clear" w:color="auto" w:fill="auto"/>
            <w:vAlign w:val="center"/>
          </w:tcPr>
          <w:p w:rsidR="00133710" w:rsidRPr="00D16034" w:rsidRDefault="00AD433D">
            <w:pPr>
              <w:spacing w:line="360" w:lineRule="auto"/>
              <w:jc w:val="center"/>
              <w:rPr>
                <w:b/>
                <w:sz w:val="24"/>
              </w:rPr>
            </w:pPr>
            <w:ins w:id="1" w:author="wait lee" w:date="2015-05-08T17:50:00Z">
              <w:r w:rsidRPr="00D16034">
                <w:rPr>
                  <w:b/>
                  <w:sz w:val="24"/>
                </w:rPr>
                <w:t>201</w:t>
              </w:r>
              <w:r>
                <w:rPr>
                  <w:b/>
                  <w:sz w:val="24"/>
                </w:rPr>
                <w:t>5</w:t>
              </w:r>
              <w:r w:rsidRPr="00D16034">
                <w:rPr>
                  <w:rFonts w:hint="eastAsia"/>
                  <w:b/>
                  <w:sz w:val="24"/>
                </w:rPr>
                <w:t>年</w:t>
              </w:r>
              <w:r>
                <w:rPr>
                  <w:b/>
                  <w:sz w:val="24"/>
                </w:rPr>
                <w:t>05</w:t>
              </w:r>
              <w:r w:rsidRPr="00D16034">
                <w:rPr>
                  <w:rFonts w:hint="eastAsia"/>
                  <w:b/>
                  <w:sz w:val="24"/>
                </w:rPr>
                <w:t>月</w:t>
              </w:r>
              <w:r>
                <w:rPr>
                  <w:rFonts w:hint="eastAsia"/>
                  <w:b/>
                  <w:sz w:val="24"/>
                </w:rPr>
                <w:t>0</w:t>
              </w:r>
              <w:r>
                <w:rPr>
                  <w:b/>
                  <w:sz w:val="24"/>
                </w:rPr>
                <w:t>8</w:t>
              </w:r>
              <w:r w:rsidRPr="00D16034">
                <w:rPr>
                  <w:rFonts w:hint="eastAsia"/>
                  <w:b/>
                  <w:sz w:val="24"/>
                </w:rPr>
                <w:t>日</w:t>
              </w:r>
            </w:ins>
          </w:p>
        </w:tc>
        <w:tc>
          <w:tcPr>
            <w:tcW w:w="2412" w:type="dxa"/>
            <w:shd w:val="clear" w:color="auto" w:fill="auto"/>
            <w:vAlign w:val="center"/>
          </w:tcPr>
          <w:p w:rsidR="00133710" w:rsidRDefault="00AD433D" w:rsidP="006152F2">
            <w:pPr>
              <w:spacing w:line="360" w:lineRule="auto"/>
              <w:jc w:val="center"/>
              <w:rPr>
                <w:b/>
                <w:sz w:val="24"/>
              </w:rPr>
            </w:pPr>
            <w:ins w:id="2" w:author="wait lee" w:date="2015-05-08T17:50:00Z">
              <w:r>
                <w:rPr>
                  <w:b/>
                  <w:sz w:val="24"/>
                </w:rPr>
                <w:t>李伟</w:t>
              </w:r>
            </w:ins>
          </w:p>
        </w:tc>
        <w:tc>
          <w:tcPr>
            <w:tcW w:w="1586" w:type="dxa"/>
            <w:shd w:val="clear" w:color="auto" w:fill="auto"/>
            <w:vAlign w:val="center"/>
          </w:tcPr>
          <w:p w:rsidR="00133710" w:rsidRPr="00D16034" w:rsidRDefault="00133710" w:rsidP="006152F2">
            <w:pPr>
              <w:spacing w:line="360" w:lineRule="auto"/>
              <w:jc w:val="center"/>
              <w:rPr>
                <w:b/>
                <w:sz w:val="24"/>
              </w:rPr>
            </w:pPr>
          </w:p>
        </w:tc>
      </w:tr>
    </w:tbl>
    <w:p w:rsidR="00DA75C3" w:rsidRDefault="00DA75C3" w:rsidP="00DA75C3">
      <w:pPr>
        <w:widowControl/>
        <w:jc w:val="left"/>
        <w:rPr>
          <w:sz w:val="24"/>
        </w:rPr>
      </w:pPr>
    </w:p>
    <w:p w:rsidR="00DA75C3" w:rsidRDefault="00DA75C3" w:rsidP="00DA75C3">
      <w:pPr>
        <w:widowControl/>
        <w:jc w:val="left"/>
        <w:rPr>
          <w:sz w:val="24"/>
        </w:rPr>
      </w:pPr>
    </w:p>
    <w:p w:rsidR="00F87E7B" w:rsidRDefault="00F87E7B" w:rsidP="00F87E7B">
      <w:pPr>
        <w:spacing w:after="240" w:line="276" w:lineRule="auto"/>
        <w:jc w:val="center"/>
        <w:rPr>
          <w:sz w:val="32"/>
          <w:szCs w:val="32"/>
        </w:rPr>
      </w:pPr>
    </w:p>
    <w:p w:rsidR="000271CE" w:rsidRPr="00B05F4F" w:rsidRDefault="00B05F4F" w:rsidP="00290F86">
      <w:pPr>
        <w:spacing w:after="240" w:line="276" w:lineRule="auto"/>
        <w:jc w:val="center"/>
        <w:rPr>
          <w:sz w:val="32"/>
          <w:szCs w:val="32"/>
        </w:rPr>
      </w:pPr>
      <w:r w:rsidRPr="00B05F4F">
        <w:rPr>
          <w:sz w:val="32"/>
          <w:szCs w:val="32"/>
        </w:rPr>
        <w:lastRenderedPageBreak/>
        <w:t xml:space="preserve">1 </w:t>
      </w:r>
      <w:r w:rsidR="000271CE" w:rsidRPr="00B05F4F">
        <w:rPr>
          <w:sz w:val="32"/>
          <w:szCs w:val="32"/>
        </w:rPr>
        <w:t>系统设计</w:t>
      </w:r>
    </w:p>
    <w:p w:rsidR="000271CE" w:rsidRPr="00B05F4F" w:rsidRDefault="00B05F4F" w:rsidP="00290F86">
      <w:pPr>
        <w:spacing w:after="240" w:line="276" w:lineRule="auto"/>
        <w:jc w:val="center"/>
        <w:rPr>
          <w:sz w:val="28"/>
          <w:szCs w:val="28"/>
        </w:rPr>
      </w:pPr>
      <w:r w:rsidRPr="00B05F4F">
        <w:rPr>
          <w:sz w:val="28"/>
          <w:szCs w:val="28"/>
        </w:rPr>
        <w:t xml:space="preserve">1.1 </w:t>
      </w:r>
      <w:r w:rsidR="000271CE" w:rsidRPr="00B05F4F">
        <w:rPr>
          <w:sz w:val="28"/>
          <w:szCs w:val="28"/>
        </w:rPr>
        <w:t>功能需求</w:t>
      </w:r>
    </w:p>
    <w:p w:rsidR="00B05F4F" w:rsidRPr="00094504" w:rsidRDefault="00B05F4F" w:rsidP="00094504">
      <w:pPr>
        <w:spacing w:line="276" w:lineRule="auto"/>
        <w:jc w:val="left"/>
        <w:rPr>
          <w:sz w:val="24"/>
        </w:rPr>
      </w:pPr>
      <w:r w:rsidRPr="00094504">
        <w:rPr>
          <w:sz w:val="24"/>
        </w:rPr>
        <w:t>1.1.1</w:t>
      </w:r>
      <w:r w:rsidR="000271CE" w:rsidRPr="00094504">
        <w:rPr>
          <w:sz w:val="24"/>
        </w:rPr>
        <w:t>不同的管理权限</w:t>
      </w:r>
    </w:p>
    <w:p w:rsidR="000271CE" w:rsidRPr="00380EBE" w:rsidRDefault="00B05F4F" w:rsidP="00290F86">
      <w:pPr>
        <w:spacing w:line="276" w:lineRule="auto"/>
        <w:ind w:firstLineChars="200" w:firstLine="420"/>
      </w:pPr>
      <w:r>
        <w:rPr>
          <w:rFonts w:hint="eastAsia"/>
        </w:rPr>
        <w:t>设置不同的管理权限，包括</w:t>
      </w:r>
      <w:r w:rsidR="00E612FD" w:rsidRPr="00E612FD">
        <w:rPr>
          <w:rFonts w:hint="eastAsia"/>
        </w:rPr>
        <w:t>超级管理员、数据库录入员、数据库管理员、支付会计，支付出纳员</w:t>
      </w:r>
      <w:r w:rsidR="00E612FD">
        <w:rPr>
          <w:rFonts w:hint="eastAsia"/>
        </w:rPr>
        <w:t>和</w:t>
      </w:r>
      <w:r w:rsidR="00E612FD" w:rsidRPr="00E612FD">
        <w:rPr>
          <w:rFonts w:hint="eastAsia"/>
        </w:rPr>
        <w:t>支付监督经理</w:t>
      </w:r>
      <w:r w:rsidR="000271CE" w:rsidRPr="00380EBE">
        <w:t>。</w:t>
      </w:r>
    </w:p>
    <w:p w:rsidR="00B05F4F" w:rsidRPr="00094504" w:rsidRDefault="00B05F4F" w:rsidP="00094504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1.1.2</w:t>
      </w:r>
      <w:r w:rsidR="00E612FD" w:rsidRPr="00094504">
        <w:rPr>
          <w:rFonts w:hint="eastAsia"/>
          <w:sz w:val="24"/>
        </w:rPr>
        <w:t>超级管理员功能</w:t>
      </w:r>
    </w:p>
    <w:p w:rsidR="000271CE" w:rsidRPr="00380EBE" w:rsidRDefault="00E612FD" w:rsidP="00290F86">
      <w:pPr>
        <w:spacing w:line="276" w:lineRule="auto"/>
        <w:ind w:firstLineChars="200" w:firstLine="420"/>
      </w:pPr>
      <w:r>
        <w:rPr>
          <w:rFonts w:hint="eastAsia"/>
        </w:rPr>
        <w:t>由</w:t>
      </w:r>
      <w:r w:rsidRPr="00E612FD">
        <w:rPr>
          <w:rFonts w:hint="eastAsia"/>
        </w:rPr>
        <w:t>系统固定分配。超级管理员可以看到现在有的所有管理员账户，但不能看到密码。超级管理员可以修改所有管理员账户对应的邮箱。超级管理员可以复位所有管理员账户的密码，缺省密码会发送到各个管理员账户对应的邮箱里。超级管理员可以同意批准录入员账号的注册申请。</w:t>
      </w:r>
      <w:ins w:id="3" w:author="sl" w:date="2015-05-07T18:38:00Z">
        <w:r w:rsidR="006152F2">
          <w:rPr>
            <w:rFonts w:hint="eastAsia"/>
          </w:rPr>
          <w:t>也可以注销不用的账号</w:t>
        </w:r>
      </w:ins>
      <w:ins w:id="4" w:author="sl" w:date="2015-05-08T14:45:00Z">
        <w:r w:rsidR="006F4185">
          <w:rPr>
            <w:rFonts w:hint="eastAsia"/>
          </w:rPr>
          <w:t>，</w:t>
        </w:r>
        <w:r w:rsidR="006F4185">
          <w:rPr>
            <w:rFonts w:hint="eastAsia"/>
          </w:rPr>
          <w:t xml:space="preserve"> </w:t>
        </w:r>
        <w:r w:rsidR="006F4185">
          <w:rPr>
            <w:rFonts w:hint="eastAsia"/>
          </w:rPr>
          <w:t>看不到所有的用户数据的信息，</w:t>
        </w:r>
        <w:r w:rsidR="006F4185">
          <w:rPr>
            <w:rFonts w:hint="eastAsia"/>
          </w:rPr>
          <w:t xml:space="preserve"> </w:t>
        </w:r>
        <w:r w:rsidR="006F4185">
          <w:rPr>
            <w:rFonts w:hint="eastAsia"/>
          </w:rPr>
          <w:t>只是内部员工管理</w:t>
        </w:r>
      </w:ins>
    </w:p>
    <w:p w:rsidR="00B05F4F" w:rsidRPr="00094504" w:rsidRDefault="00B05F4F" w:rsidP="00094504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1.1.3</w:t>
      </w:r>
      <w:r w:rsidR="0089301D">
        <w:rPr>
          <w:rFonts w:hint="eastAsia"/>
          <w:sz w:val="24"/>
        </w:rPr>
        <w:t>数据库</w:t>
      </w:r>
      <w:r w:rsidR="00E612FD" w:rsidRPr="00094504">
        <w:rPr>
          <w:rFonts w:hint="eastAsia"/>
          <w:sz w:val="24"/>
        </w:rPr>
        <w:t>录入员</w:t>
      </w:r>
    </w:p>
    <w:p w:rsidR="000271CE" w:rsidRPr="00E612FD" w:rsidRDefault="00E612FD" w:rsidP="00290F86">
      <w:pPr>
        <w:spacing w:line="276" w:lineRule="auto"/>
        <w:ind w:firstLineChars="200" w:firstLine="420"/>
      </w:pPr>
      <w:r w:rsidRPr="00E612FD">
        <w:rPr>
          <w:rFonts w:hint="eastAsia"/>
        </w:rPr>
        <w:t>可以申请</w:t>
      </w:r>
      <w:r w:rsidR="00B05F4F">
        <w:rPr>
          <w:rFonts w:hint="eastAsia"/>
        </w:rPr>
        <w:t>，</w:t>
      </w:r>
      <w:r w:rsidRPr="00E612FD">
        <w:rPr>
          <w:rFonts w:hint="eastAsia"/>
        </w:rPr>
        <w:t>申请时，需填写相关信息（账号</w:t>
      </w:r>
      <w:r>
        <w:rPr>
          <w:rFonts w:hint="eastAsia"/>
        </w:rPr>
        <w:t>、名字</w:t>
      </w:r>
      <w:r w:rsidRPr="00E612FD">
        <w:rPr>
          <w:rFonts w:hint="eastAsia"/>
        </w:rPr>
        <w:t>、密码、邮箱），并经超级管理员和数据库管理员都批准同意。录入员的工作是录入用户相关数据（账号、密码，</w:t>
      </w:r>
      <w:r w:rsidRPr="00E612FD">
        <w:rPr>
          <w:rFonts w:hint="eastAsia"/>
        </w:rPr>
        <w:t xml:space="preserve"> VIP</w:t>
      </w:r>
      <w:r>
        <w:rPr>
          <w:rFonts w:hint="eastAsia"/>
        </w:rPr>
        <w:t>等级），并可以从外部文件（</w:t>
      </w:r>
      <w:r>
        <w:rPr>
          <w:rFonts w:hint="eastAsia"/>
        </w:rPr>
        <w:t>excel</w:t>
      </w:r>
      <w:r>
        <w:rPr>
          <w:rFonts w:hint="eastAsia"/>
        </w:rPr>
        <w:t>文件）导入。</w:t>
      </w:r>
      <w:ins w:id="5" w:author="sl" w:date="2015-05-07T18:39:00Z">
        <w:r w:rsidR="006152F2">
          <w:rPr>
            <w:rFonts w:hint="eastAsia"/>
          </w:rPr>
          <w:t>数据库录入人员只会对自己输入的记录有操作</w:t>
        </w:r>
      </w:ins>
      <w:ins w:id="6" w:author="sl" w:date="2015-05-07T18:40:00Z">
        <w:r w:rsidR="006152F2">
          <w:rPr>
            <w:rFonts w:hint="eastAsia"/>
          </w:rPr>
          <w:t>权限，</w:t>
        </w:r>
        <w:r w:rsidR="006152F2">
          <w:rPr>
            <w:rFonts w:hint="eastAsia"/>
          </w:rPr>
          <w:t xml:space="preserve"> </w:t>
        </w:r>
        <w:r w:rsidR="006152F2">
          <w:rPr>
            <w:rFonts w:hint="eastAsia"/>
          </w:rPr>
          <w:t>一旦录入并且</w:t>
        </w:r>
        <w:r w:rsidR="006152F2">
          <w:rPr>
            <w:rFonts w:hint="eastAsia"/>
          </w:rPr>
          <w:t>SUBMIT</w:t>
        </w:r>
        <w:r w:rsidR="006152F2">
          <w:rPr>
            <w:rFonts w:hint="eastAsia"/>
          </w:rPr>
          <w:t>以后，</w:t>
        </w:r>
        <w:r w:rsidR="006152F2">
          <w:rPr>
            <w:rFonts w:hint="eastAsia"/>
          </w:rPr>
          <w:t xml:space="preserve"> </w:t>
        </w:r>
        <w:r w:rsidR="006152F2">
          <w:rPr>
            <w:rFonts w:hint="eastAsia"/>
          </w:rPr>
          <w:t>将不在有操作权</w:t>
        </w:r>
      </w:ins>
    </w:p>
    <w:p w:rsidR="00B05F4F" w:rsidRPr="00094504" w:rsidRDefault="00B05F4F" w:rsidP="00094504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1.1.4</w:t>
      </w:r>
      <w:r w:rsidR="006C0724" w:rsidRPr="00094504">
        <w:rPr>
          <w:rFonts w:hint="eastAsia"/>
          <w:sz w:val="24"/>
        </w:rPr>
        <w:t>数据库管理员</w:t>
      </w:r>
    </w:p>
    <w:p w:rsidR="006C0724" w:rsidRDefault="006C0724" w:rsidP="00290F86">
      <w:pPr>
        <w:spacing w:line="276" w:lineRule="auto"/>
        <w:ind w:firstLineChars="200" w:firstLine="420"/>
      </w:pPr>
      <w:r w:rsidRPr="006C0724">
        <w:rPr>
          <w:rFonts w:hint="eastAsia"/>
        </w:rPr>
        <w:t>由系统固定分配。</w:t>
      </w:r>
      <w:r>
        <w:rPr>
          <w:rFonts w:hint="eastAsia"/>
        </w:rPr>
        <w:t>可以修改数据库录入</w:t>
      </w:r>
      <w:r w:rsidRPr="006C0724">
        <w:rPr>
          <w:rFonts w:hint="eastAsia"/>
        </w:rPr>
        <w:t>员录入的</w:t>
      </w:r>
      <w:r>
        <w:rPr>
          <w:rFonts w:hint="eastAsia"/>
        </w:rPr>
        <w:t>所有</w:t>
      </w:r>
      <w:r w:rsidRPr="006C0724">
        <w:rPr>
          <w:rFonts w:hint="eastAsia"/>
        </w:rPr>
        <w:t>内容，但是没有权限</w:t>
      </w:r>
      <w:proofErr w:type="gramStart"/>
      <w:r w:rsidRPr="006C0724">
        <w:rPr>
          <w:rFonts w:hint="eastAsia"/>
        </w:rPr>
        <w:t>修改自</w:t>
      </w:r>
      <w:proofErr w:type="gramEnd"/>
      <w:r w:rsidRPr="006C0724">
        <w:rPr>
          <w:rFonts w:hint="eastAsia"/>
        </w:rPr>
        <w:t>注册用户的任何信息。</w:t>
      </w:r>
      <w:ins w:id="7" w:author="sl" w:date="2015-05-08T14:44:00Z">
        <w:r w:rsidR="006F4185">
          <w:rPr>
            <w:rFonts w:hint="eastAsia"/>
          </w:rPr>
          <w:t>看不到任何银行相关的信息</w:t>
        </w:r>
      </w:ins>
      <w:ins w:id="8" w:author="sl" w:date="2015-05-08T14:49:00Z">
        <w:r w:rsidR="006F4185">
          <w:rPr>
            <w:rFonts w:hint="eastAsia"/>
          </w:rPr>
          <w:t>，</w:t>
        </w:r>
        <w:r w:rsidR="006F4185">
          <w:rPr>
            <w:rFonts w:hint="eastAsia"/>
          </w:rPr>
          <w:t xml:space="preserve"> </w:t>
        </w:r>
        <w:r w:rsidR="006F4185">
          <w:rPr>
            <w:rFonts w:hint="eastAsia"/>
          </w:rPr>
          <w:t>但是有用户的所有其它信息</w:t>
        </w:r>
      </w:ins>
    </w:p>
    <w:p w:rsidR="00B05F4F" w:rsidRPr="00094504" w:rsidRDefault="00B05F4F" w:rsidP="00094504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1.1.5</w:t>
      </w:r>
      <w:r w:rsidR="00EB5A28" w:rsidRPr="00094504">
        <w:rPr>
          <w:rFonts w:hint="eastAsia"/>
          <w:sz w:val="24"/>
        </w:rPr>
        <w:t>支付会计</w:t>
      </w:r>
    </w:p>
    <w:p w:rsidR="00B50C0F" w:rsidRDefault="00EB5A28" w:rsidP="00290F86">
      <w:pPr>
        <w:spacing w:line="276" w:lineRule="auto"/>
        <w:ind w:firstLineChars="200" w:firstLine="420"/>
        <w:rPr>
          <w:ins w:id="9" w:author="sl" w:date="2015-05-08T14:43:00Z"/>
        </w:rPr>
      </w:pPr>
      <w:r w:rsidRPr="00EB5A28">
        <w:rPr>
          <w:rFonts w:hint="eastAsia"/>
        </w:rPr>
        <w:t>系统固定分配</w:t>
      </w:r>
      <w:r w:rsidR="00B50C0F">
        <w:rPr>
          <w:rFonts w:hint="eastAsia"/>
        </w:rPr>
        <w:t>。</w:t>
      </w:r>
      <w:r w:rsidR="001805FE">
        <w:rPr>
          <w:rFonts w:hint="eastAsia"/>
        </w:rPr>
        <w:t>有权看到用户财务相关的</w:t>
      </w:r>
      <w:r w:rsidRPr="00EB5A28">
        <w:rPr>
          <w:rFonts w:hint="eastAsia"/>
        </w:rPr>
        <w:t>信息</w:t>
      </w:r>
      <w:r w:rsidR="001805FE">
        <w:rPr>
          <w:rFonts w:hint="eastAsia"/>
        </w:rPr>
        <w:t>（用户名、银行卡号、开户地、开户名、余额、被冻结余额）</w:t>
      </w:r>
      <w:r w:rsidRPr="00EB5A28">
        <w:rPr>
          <w:rFonts w:hint="eastAsia"/>
        </w:rPr>
        <w:t>，整理并生成报表</w:t>
      </w:r>
      <w:r w:rsidR="00B50C0F">
        <w:rPr>
          <w:rFonts w:hint="eastAsia"/>
        </w:rPr>
        <w:t>；</w:t>
      </w:r>
      <w:r w:rsidRPr="00EB5A28">
        <w:rPr>
          <w:rFonts w:hint="eastAsia"/>
        </w:rPr>
        <w:t>对所有的</w:t>
      </w:r>
      <w:r w:rsidR="001805FE" w:rsidRPr="00EB5A28">
        <w:rPr>
          <w:rFonts w:hint="eastAsia"/>
        </w:rPr>
        <w:t>用户</w:t>
      </w:r>
      <w:r w:rsidRPr="00EB5A28">
        <w:rPr>
          <w:rFonts w:hint="eastAsia"/>
        </w:rPr>
        <w:t>报案进行审核和确认</w:t>
      </w:r>
      <w:r w:rsidR="001805FE">
        <w:rPr>
          <w:rFonts w:hint="eastAsia"/>
        </w:rPr>
        <w:t>，报案信息包括用户</w:t>
      </w:r>
      <w:proofErr w:type="gramStart"/>
      <w:r w:rsidR="001805FE">
        <w:rPr>
          <w:rFonts w:hint="eastAsia"/>
        </w:rPr>
        <w:t>帐户</w:t>
      </w:r>
      <w:proofErr w:type="gramEnd"/>
      <w:r w:rsidR="001805FE">
        <w:rPr>
          <w:rFonts w:hint="eastAsia"/>
        </w:rPr>
        <w:t>名、设备</w:t>
      </w:r>
      <w:r w:rsidR="001805FE">
        <w:rPr>
          <w:rFonts w:hint="eastAsia"/>
        </w:rPr>
        <w:t>mac</w:t>
      </w:r>
      <w:r w:rsidR="001805FE">
        <w:rPr>
          <w:rFonts w:hint="eastAsia"/>
        </w:rPr>
        <w:t>、当前状态和悬赏金额。</w:t>
      </w:r>
      <w:r w:rsidRPr="00EB5A28">
        <w:rPr>
          <w:rFonts w:hint="eastAsia"/>
        </w:rPr>
        <w:t>但是</w:t>
      </w:r>
      <w:r w:rsidR="00E47D66">
        <w:rPr>
          <w:rFonts w:hint="eastAsia"/>
        </w:rPr>
        <w:t>不可以修改报案信息</w:t>
      </w:r>
      <w:r w:rsidRPr="00EB5A28">
        <w:rPr>
          <w:rFonts w:hint="eastAsia"/>
        </w:rPr>
        <w:t>。</w:t>
      </w:r>
      <w:r w:rsidR="00525AF2">
        <w:rPr>
          <w:rFonts w:hint="eastAsia"/>
        </w:rPr>
        <w:t>审核通过后，此报案信息可以发布。</w:t>
      </w:r>
    </w:p>
    <w:p w:rsidR="006F4185" w:rsidRPr="006F4185" w:rsidRDefault="006F4185" w:rsidP="00290F86">
      <w:pPr>
        <w:spacing w:line="276" w:lineRule="auto"/>
        <w:ind w:firstLineChars="200" w:firstLine="420"/>
      </w:pPr>
      <w:ins w:id="10" w:author="sl" w:date="2015-05-08T14:43:00Z">
        <w:r>
          <w:rPr>
            <w:rFonts w:hint="eastAsia"/>
          </w:rPr>
          <w:t>只能看到所有和悬赏相关（或者</w:t>
        </w:r>
      </w:ins>
      <w:ins w:id="11" w:author="sl" w:date="2015-05-08T14:44:00Z">
        <w:r>
          <w:rPr>
            <w:rFonts w:hint="eastAsia"/>
          </w:rPr>
          <w:t>悬赏，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或者领赏相关的账号的信息，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其它信息看不到）</w:t>
        </w:r>
      </w:ins>
    </w:p>
    <w:p w:rsidR="00B05F4F" w:rsidRPr="00094504" w:rsidRDefault="00B05F4F" w:rsidP="00094504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1.1.6</w:t>
      </w:r>
      <w:r w:rsidR="001805FE" w:rsidRPr="00094504">
        <w:rPr>
          <w:rFonts w:hint="eastAsia"/>
          <w:sz w:val="24"/>
        </w:rPr>
        <w:t>支付出纳员</w:t>
      </w:r>
    </w:p>
    <w:p w:rsidR="001805FE" w:rsidRDefault="001805FE" w:rsidP="00290F86">
      <w:pPr>
        <w:spacing w:line="276" w:lineRule="auto"/>
        <w:ind w:firstLineChars="200" w:firstLine="420"/>
      </w:pPr>
      <w:r>
        <w:rPr>
          <w:rFonts w:hint="eastAsia"/>
        </w:rPr>
        <w:t>由系统固定分配。操作支付管理界面，</w:t>
      </w:r>
      <w:r w:rsidR="00525AF2">
        <w:rPr>
          <w:rFonts w:hint="eastAsia"/>
        </w:rPr>
        <w:t>进行申请支付处理。支付信息包括付款用户账号、付款用户余额、付款用户冻结余额、接收用户账号、接收用户银行卡号、开户名、开户地、用户状态、转账金额。</w:t>
      </w:r>
      <w:ins w:id="12" w:author="sl" w:date="2015-05-08T14:46:00Z">
        <w:r w:rsidR="006F4185">
          <w:rPr>
            <w:rFonts w:hint="eastAsia"/>
          </w:rPr>
          <w:t>只能看到需要支付的账户的信息</w:t>
        </w:r>
        <w:r w:rsidR="006F4185">
          <w:rPr>
            <w:rFonts w:hint="eastAsia"/>
          </w:rPr>
          <w:t xml:space="preserve"> </w:t>
        </w:r>
        <w:r w:rsidR="006F4185">
          <w:rPr>
            <w:rFonts w:hint="eastAsia"/>
          </w:rPr>
          <w:t>（赏金发放）</w:t>
        </w:r>
      </w:ins>
    </w:p>
    <w:p w:rsidR="00B05F4F" w:rsidRPr="00094504" w:rsidRDefault="00B05F4F" w:rsidP="00094504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1.1.7</w:t>
      </w:r>
      <w:r w:rsidRPr="00094504">
        <w:rPr>
          <w:rFonts w:hint="eastAsia"/>
          <w:sz w:val="24"/>
        </w:rPr>
        <w:t>支付经理</w:t>
      </w:r>
    </w:p>
    <w:p w:rsidR="001805FE" w:rsidRDefault="001805FE" w:rsidP="00290F86">
      <w:pPr>
        <w:spacing w:line="276" w:lineRule="auto"/>
        <w:ind w:firstLineChars="200" w:firstLine="420"/>
      </w:pPr>
      <w:r>
        <w:rPr>
          <w:rFonts w:hint="eastAsia"/>
        </w:rPr>
        <w:t>由系统固定分配。查看监督所有支付流向</w:t>
      </w:r>
      <w:r w:rsidR="00706722">
        <w:rPr>
          <w:rFonts w:hint="eastAsia"/>
        </w:rPr>
        <w:t>，支付记录</w:t>
      </w:r>
      <w:r>
        <w:rPr>
          <w:rFonts w:hint="eastAsia"/>
        </w:rPr>
        <w:t>。对支付</w:t>
      </w:r>
      <w:r w:rsidR="00706722">
        <w:rPr>
          <w:rFonts w:hint="eastAsia"/>
        </w:rPr>
        <w:t>出纳员的支付申请进行确认，</w:t>
      </w:r>
      <w:r>
        <w:rPr>
          <w:rFonts w:hint="eastAsia"/>
        </w:rPr>
        <w:t>一旦支付经理</w:t>
      </w:r>
      <w:r w:rsidR="00706722">
        <w:rPr>
          <w:rFonts w:hint="eastAsia"/>
        </w:rPr>
        <w:t>确认</w:t>
      </w:r>
      <w:r>
        <w:rPr>
          <w:rFonts w:hint="eastAsia"/>
        </w:rPr>
        <w:t>同意，赏金发出到指定账户。</w:t>
      </w:r>
      <w:ins w:id="13" w:author="sl" w:date="2015-05-08T14:47:00Z">
        <w:r w:rsidR="006F4185">
          <w:rPr>
            <w:rFonts w:hint="eastAsia"/>
          </w:rPr>
          <w:t>能看到所有</w:t>
        </w:r>
        <w:proofErr w:type="gramStart"/>
        <w:r w:rsidR="006F4185">
          <w:rPr>
            <w:rFonts w:hint="eastAsia"/>
          </w:rPr>
          <w:t>有</w:t>
        </w:r>
        <w:proofErr w:type="gramEnd"/>
        <w:r w:rsidR="006F4185">
          <w:rPr>
            <w:rFonts w:hint="eastAsia"/>
          </w:rPr>
          <w:t>银行账户的用户信息，</w:t>
        </w:r>
        <w:r w:rsidR="006F4185">
          <w:rPr>
            <w:rFonts w:hint="eastAsia"/>
          </w:rPr>
          <w:t xml:space="preserve"> </w:t>
        </w:r>
        <w:r w:rsidR="006F4185">
          <w:rPr>
            <w:rFonts w:hint="eastAsia"/>
          </w:rPr>
          <w:t>但是不能修改，</w:t>
        </w:r>
        <w:r w:rsidR="006F4185">
          <w:rPr>
            <w:rFonts w:hint="eastAsia"/>
          </w:rPr>
          <w:t xml:space="preserve"> </w:t>
        </w:r>
        <w:r w:rsidR="006F4185">
          <w:rPr>
            <w:rFonts w:hint="eastAsia"/>
          </w:rPr>
          <w:t>而且也不能提交任何的付款申请</w:t>
        </w:r>
      </w:ins>
      <w:ins w:id="14" w:author="sl" w:date="2015-05-08T14:48:00Z">
        <w:r w:rsidR="006F4185">
          <w:rPr>
            <w:rFonts w:hint="eastAsia"/>
          </w:rPr>
          <w:t>，</w:t>
        </w:r>
        <w:r w:rsidR="006F4185">
          <w:rPr>
            <w:rFonts w:hint="eastAsia"/>
          </w:rPr>
          <w:t xml:space="preserve"> </w:t>
        </w:r>
        <w:r w:rsidR="006F4185">
          <w:rPr>
            <w:rFonts w:hint="eastAsia"/>
          </w:rPr>
          <w:t>只有审批权。</w:t>
        </w:r>
        <w:r w:rsidR="006F4185">
          <w:rPr>
            <w:rFonts w:hint="eastAsia"/>
          </w:rPr>
          <w:t xml:space="preserve"> </w:t>
        </w:r>
      </w:ins>
    </w:p>
    <w:p w:rsidR="000271CE" w:rsidRPr="004F6F3A" w:rsidRDefault="004F6F3A" w:rsidP="00290F86">
      <w:pPr>
        <w:spacing w:after="240" w:line="276" w:lineRule="auto"/>
        <w:jc w:val="center"/>
        <w:rPr>
          <w:sz w:val="28"/>
          <w:szCs w:val="28"/>
        </w:rPr>
      </w:pPr>
      <w:r w:rsidRPr="004F6F3A">
        <w:rPr>
          <w:sz w:val="28"/>
          <w:szCs w:val="28"/>
        </w:rPr>
        <w:t>1.2</w:t>
      </w:r>
      <w:r w:rsidR="000271CE" w:rsidRPr="004F6F3A">
        <w:rPr>
          <w:sz w:val="28"/>
          <w:szCs w:val="28"/>
        </w:rPr>
        <w:t>网站功能模块结构图</w:t>
      </w:r>
    </w:p>
    <w:p w:rsidR="000271CE" w:rsidRPr="00094504" w:rsidRDefault="00C042E6" w:rsidP="00094504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1.2.1</w:t>
      </w:r>
      <w:r w:rsidR="007F704F" w:rsidRPr="00094504">
        <w:rPr>
          <w:sz w:val="24"/>
        </w:rPr>
        <w:t>系统登陆</w:t>
      </w:r>
    </w:p>
    <w:p w:rsidR="0020147D" w:rsidRDefault="0020147D" w:rsidP="00290F86">
      <w:pPr>
        <w:spacing w:line="276" w:lineRule="auto"/>
        <w:ind w:leftChars="200" w:left="420"/>
      </w:pPr>
      <w:r>
        <w:lastRenderedPageBreak/>
        <w:t>登陆，已有账号进行登陆。</w:t>
      </w:r>
    </w:p>
    <w:p w:rsidR="0020147D" w:rsidRDefault="0020147D" w:rsidP="00290F86">
      <w:pPr>
        <w:spacing w:line="276" w:lineRule="auto"/>
        <w:ind w:leftChars="200" w:left="420"/>
      </w:pPr>
      <w:r>
        <w:t>申请，没有账号，转到成员申请界面。</w:t>
      </w:r>
    </w:p>
    <w:p w:rsidR="007F704F" w:rsidRPr="00094504" w:rsidRDefault="00C042E6" w:rsidP="00094504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1.2.2</w:t>
      </w:r>
      <w:r w:rsidR="007F704F" w:rsidRPr="00094504">
        <w:rPr>
          <w:sz w:val="24"/>
        </w:rPr>
        <w:t>管理成员申请</w:t>
      </w:r>
    </w:p>
    <w:p w:rsidR="0020147D" w:rsidRDefault="0020147D" w:rsidP="00290F86">
      <w:pPr>
        <w:spacing w:line="276" w:lineRule="auto"/>
        <w:ind w:firstLine="420"/>
      </w:pPr>
      <w:r>
        <w:rPr>
          <w:rFonts w:hint="eastAsia"/>
        </w:rPr>
        <w:t>数据录入员的申请</w:t>
      </w:r>
    </w:p>
    <w:p w:rsidR="000271CE" w:rsidRPr="00094504" w:rsidRDefault="00C042E6" w:rsidP="00094504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1.2.3</w:t>
      </w:r>
      <w:r w:rsidR="007F704F" w:rsidRPr="00094504">
        <w:rPr>
          <w:sz w:val="24"/>
        </w:rPr>
        <w:t>管理主界面</w:t>
      </w:r>
    </w:p>
    <w:p w:rsidR="00B5413E" w:rsidRDefault="00B5413E" w:rsidP="00290F86">
      <w:pPr>
        <w:pStyle w:val="a3"/>
        <w:spacing w:line="276" w:lineRule="auto"/>
        <w:ind w:leftChars="200" w:left="420" w:firstLineChars="0" w:firstLine="0"/>
      </w:pPr>
      <w:r>
        <w:rPr>
          <w:rFonts w:hint="eastAsia"/>
        </w:rPr>
        <w:t>超级管理员</w:t>
      </w:r>
      <w:r>
        <w:t>管理页面</w:t>
      </w:r>
    </w:p>
    <w:p w:rsidR="00B5413E" w:rsidRDefault="00B5413E" w:rsidP="00290F86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t>数据库录入员</w:t>
      </w:r>
      <w:r>
        <w:t>管理页面</w:t>
      </w:r>
    </w:p>
    <w:p w:rsidR="00B5413E" w:rsidRDefault="00B5413E" w:rsidP="00290F86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t>数据库管理员</w:t>
      </w:r>
      <w:r>
        <w:t>管理页面</w:t>
      </w:r>
    </w:p>
    <w:p w:rsidR="00B5413E" w:rsidRDefault="00B5413E" w:rsidP="00290F86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t>支付会计</w:t>
      </w:r>
      <w:r>
        <w:t>管理页面</w:t>
      </w:r>
    </w:p>
    <w:p w:rsidR="00B5413E" w:rsidRDefault="00B5413E" w:rsidP="00290F86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t>支付出纳员</w:t>
      </w:r>
      <w:r>
        <w:t>管理页面</w:t>
      </w:r>
    </w:p>
    <w:p w:rsidR="00B5413E" w:rsidRDefault="00B5413E" w:rsidP="00290F86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t>支付监督经理</w:t>
      </w:r>
      <w:r>
        <w:t>管理页面</w:t>
      </w:r>
    </w:p>
    <w:p w:rsidR="000271CE" w:rsidRPr="00F3412A" w:rsidRDefault="00FF25D0" w:rsidP="00290F86">
      <w:pPr>
        <w:spacing w:after="240" w:line="276" w:lineRule="auto"/>
        <w:jc w:val="center"/>
        <w:rPr>
          <w:sz w:val="28"/>
          <w:szCs w:val="28"/>
        </w:rPr>
      </w:pPr>
      <w:r w:rsidRPr="00F3412A">
        <w:rPr>
          <w:rFonts w:hint="eastAsia"/>
          <w:sz w:val="28"/>
          <w:szCs w:val="28"/>
        </w:rPr>
        <w:t>1.3</w:t>
      </w:r>
      <w:r w:rsidR="000271CE" w:rsidRPr="00F3412A">
        <w:rPr>
          <w:sz w:val="28"/>
          <w:szCs w:val="28"/>
        </w:rPr>
        <w:t>开发环境</w:t>
      </w:r>
    </w:p>
    <w:p w:rsidR="000271CE" w:rsidRDefault="00FF25D0" w:rsidP="00094504">
      <w:pPr>
        <w:spacing w:line="276" w:lineRule="auto"/>
        <w:jc w:val="left"/>
        <w:rPr>
          <w:ins w:id="15" w:author="wait lee" w:date="2015-05-08T17:50:00Z"/>
          <w:color w:val="FF0000"/>
        </w:rPr>
      </w:pPr>
      <w:r w:rsidRPr="00094504">
        <w:rPr>
          <w:rFonts w:hint="eastAsia"/>
          <w:sz w:val="24"/>
        </w:rPr>
        <w:t>1.3.1</w:t>
      </w:r>
      <w:r w:rsidR="000271CE" w:rsidRPr="00094504">
        <w:rPr>
          <w:sz w:val="24"/>
        </w:rPr>
        <w:t>开发工具：</w:t>
      </w:r>
      <w:proofErr w:type="spellStart"/>
      <w:r w:rsidR="007F704F" w:rsidRPr="00094504">
        <w:t>Eclipse+PHP</w:t>
      </w:r>
      <w:proofErr w:type="spellEnd"/>
      <w:r w:rsidR="007F704F" w:rsidRPr="00094504">
        <w:t>，</w:t>
      </w:r>
      <w:r w:rsidR="000271CE" w:rsidRPr="00094504">
        <w:t>可用其他辅助工具</w:t>
      </w:r>
      <w:ins w:id="16" w:author="sl" w:date="2015-05-07T18:42:00Z">
        <w:r w:rsidR="006152F2" w:rsidRPr="00392BD0">
          <w:rPr>
            <w:color w:val="FF0000"/>
            <w:rPrChange w:id="17" w:author="wait lee" w:date="2015-05-08T17:50:00Z">
              <w:rPr/>
            </w:rPrChange>
          </w:rPr>
          <w:t>//</w:t>
        </w:r>
        <w:r w:rsidR="006152F2" w:rsidRPr="00392BD0">
          <w:rPr>
            <w:rFonts w:hint="eastAsia"/>
            <w:color w:val="FF0000"/>
            <w:rPrChange w:id="18" w:author="wait lee" w:date="2015-05-08T17:50:00Z">
              <w:rPr>
                <w:rFonts w:hint="eastAsia"/>
              </w:rPr>
            </w:rPrChange>
          </w:rPr>
          <w:t>是否有可能用</w:t>
        </w:r>
        <w:r w:rsidR="006152F2" w:rsidRPr="00392BD0">
          <w:rPr>
            <w:color w:val="FF0000"/>
            <w:rPrChange w:id="19" w:author="wait lee" w:date="2015-05-08T17:50:00Z">
              <w:rPr/>
            </w:rPrChange>
          </w:rPr>
          <w:t>JAVA</w:t>
        </w:r>
        <w:r w:rsidR="006152F2" w:rsidRPr="00392BD0">
          <w:rPr>
            <w:rFonts w:hint="eastAsia"/>
            <w:color w:val="FF0000"/>
            <w:rPrChange w:id="20" w:author="wait lee" w:date="2015-05-08T17:50:00Z">
              <w:rPr>
                <w:rFonts w:hint="eastAsia"/>
              </w:rPr>
            </w:rPrChange>
          </w:rPr>
          <w:t>？</w:t>
        </w:r>
      </w:ins>
    </w:p>
    <w:p w:rsidR="00392BD0" w:rsidRPr="00094504" w:rsidRDefault="00392BD0" w:rsidP="00094504">
      <w:pPr>
        <w:spacing w:line="276" w:lineRule="auto"/>
        <w:jc w:val="left"/>
        <w:rPr>
          <w:sz w:val="24"/>
        </w:rPr>
      </w:pPr>
      <w:ins w:id="21" w:author="wait lee" w:date="2015-05-08T17:50:00Z">
        <w:r>
          <w:rPr>
            <w:color w:val="FF0000"/>
          </w:rPr>
          <w:tab/>
        </w:r>
        <w:r w:rsidRPr="00392BD0">
          <w:rPr>
            <w:color w:val="70AD47" w:themeColor="accent6"/>
            <w:rPrChange w:id="22" w:author="wait lee" w:date="2015-05-08T17:51:00Z">
              <w:rPr>
                <w:color w:val="FF0000"/>
              </w:rPr>
            </w:rPrChange>
          </w:rPr>
          <w:t>//</w:t>
        </w:r>
        <w:r w:rsidRPr="00392BD0">
          <w:rPr>
            <w:rFonts w:hint="eastAsia"/>
            <w:color w:val="70AD47" w:themeColor="accent6"/>
            <w:rPrChange w:id="23" w:author="wait lee" w:date="2015-05-08T17:51:00Z">
              <w:rPr>
                <w:rFonts w:hint="eastAsia"/>
                <w:color w:val="FF0000"/>
              </w:rPr>
            </w:rPrChange>
          </w:rPr>
          <w:t>由于</w:t>
        </w:r>
      </w:ins>
      <w:ins w:id="24" w:author="wait lee" w:date="2015-05-08T17:51:00Z">
        <w:r w:rsidRPr="00392BD0">
          <w:rPr>
            <w:rFonts w:hint="eastAsia"/>
            <w:color w:val="70AD47" w:themeColor="accent6"/>
            <w:rPrChange w:id="25" w:author="wait lee" w:date="2015-05-08T17:51:00Z">
              <w:rPr>
                <w:rFonts w:hint="eastAsia"/>
                <w:color w:val="FF0000"/>
              </w:rPr>
            </w:rPrChange>
          </w:rPr>
          <w:t>人员的安排，采用</w:t>
        </w:r>
        <w:r w:rsidRPr="00392BD0">
          <w:rPr>
            <w:color w:val="70AD47" w:themeColor="accent6"/>
            <w:rPrChange w:id="26" w:author="wait lee" w:date="2015-05-08T17:51:00Z">
              <w:rPr>
                <w:color w:val="FF0000"/>
              </w:rPr>
            </w:rPrChange>
          </w:rPr>
          <w:t>PHP</w:t>
        </w:r>
      </w:ins>
    </w:p>
    <w:p w:rsidR="000271CE" w:rsidRPr="00094504" w:rsidRDefault="00FF25D0" w:rsidP="00094504">
      <w:pPr>
        <w:spacing w:line="276" w:lineRule="auto"/>
        <w:jc w:val="left"/>
        <w:rPr>
          <w:sz w:val="24"/>
        </w:rPr>
      </w:pPr>
      <w:r w:rsidRPr="00094504">
        <w:rPr>
          <w:sz w:val="24"/>
        </w:rPr>
        <w:t xml:space="preserve">1.3.2 </w:t>
      </w:r>
      <w:r w:rsidR="000271CE" w:rsidRPr="00094504">
        <w:rPr>
          <w:sz w:val="24"/>
        </w:rPr>
        <w:t>DBMS</w:t>
      </w:r>
      <w:r w:rsidR="000271CE" w:rsidRPr="00094504">
        <w:rPr>
          <w:sz w:val="24"/>
        </w:rPr>
        <w:t>：</w:t>
      </w:r>
      <w:proofErr w:type="spellStart"/>
      <w:r w:rsidR="007F704F" w:rsidRPr="00094504">
        <w:t>Mysql</w:t>
      </w:r>
      <w:proofErr w:type="spellEnd"/>
    </w:p>
    <w:p w:rsidR="002B0488" w:rsidRDefault="00FF25D0" w:rsidP="00094504">
      <w:pPr>
        <w:spacing w:line="276" w:lineRule="auto"/>
        <w:jc w:val="left"/>
      </w:pPr>
      <w:r w:rsidRPr="00094504">
        <w:rPr>
          <w:rFonts w:hint="eastAsia"/>
          <w:sz w:val="24"/>
        </w:rPr>
        <w:t>1.3.3</w:t>
      </w:r>
      <w:r w:rsidR="002B0488" w:rsidRPr="00094504">
        <w:rPr>
          <w:sz w:val="24"/>
        </w:rPr>
        <w:t>服务器资源：</w:t>
      </w:r>
      <w:r w:rsidR="002B0488" w:rsidRPr="00094504">
        <w:t>阿里云</w:t>
      </w:r>
    </w:p>
    <w:p w:rsidR="00452572" w:rsidRPr="00916469" w:rsidRDefault="00452572" w:rsidP="00094504">
      <w:pPr>
        <w:spacing w:line="276" w:lineRule="auto"/>
        <w:jc w:val="left"/>
      </w:pPr>
      <w:r w:rsidRPr="00657178">
        <w:rPr>
          <w:sz w:val="24"/>
        </w:rPr>
        <w:t>1</w:t>
      </w:r>
      <w:r w:rsidRPr="00657178">
        <w:rPr>
          <w:rFonts w:hint="eastAsia"/>
          <w:sz w:val="24"/>
        </w:rPr>
        <w:t xml:space="preserve">.3.4 </w:t>
      </w:r>
      <w:r w:rsidRPr="00657178">
        <w:rPr>
          <w:rFonts w:hint="eastAsia"/>
          <w:sz w:val="24"/>
        </w:rPr>
        <w:t>支付资源：</w:t>
      </w:r>
      <w:proofErr w:type="gramStart"/>
      <w:r w:rsidR="00BB223F">
        <w:rPr>
          <w:rFonts w:hint="eastAsia"/>
        </w:rPr>
        <w:t>具有</w:t>
      </w:r>
      <w:r w:rsidR="00EA60B6" w:rsidRPr="00F456CF">
        <w:rPr>
          <w:rFonts w:hint="eastAsia"/>
        </w:rPr>
        <w:t>网银支付</w:t>
      </w:r>
      <w:proofErr w:type="gramEnd"/>
      <w:r w:rsidR="00EA60B6" w:rsidRPr="00F456CF">
        <w:rPr>
          <w:rFonts w:hint="eastAsia"/>
        </w:rPr>
        <w:t>和及时到账功能的支付宝企业类型账号</w:t>
      </w:r>
    </w:p>
    <w:p w:rsidR="000271CE" w:rsidRPr="00D01B7A" w:rsidRDefault="0012533F" w:rsidP="00290F86">
      <w:pPr>
        <w:spacing w:after="240" w:line="276" w:lineRule="auto"/>
        <w:jc w:val="center"/>
        <w:rPr>
          <w:sz w:val="32"/>
          <w:szCs w:val="32"/>
        </w:rPr>
      </w:pPr>
      <w:r w:rsidRPr="00D01B7A">
        <w:rPr>
          <w:rFonts w:hint="eastAsia"/>
          <w:sz w:val="32"/>
          <w:szCs w:val="32"/>
        </w:rPr>
        <w:t xml:space="preserve">2 </w:t>
      </w:r>
      <w:r w:rsidR="00DA01D7" w:rsidRPr="00D01B7A">
        <w:rPr>
          <w:sz w:val="32"/>
          <w:szCs w:val="32"/>
        </w:rPr>
        <w:t>设计实现</w:t>
      </w:r>
    </w:p>
    <w:p w:rsidR="00D01B7A" w:rsidRDefault="00D01B7A" w:rsidP="00290F86">
      <w:pPr>
        <w:spacing w:line="276" w:lineRule="auto"/>
        <w:jc w:val="center"/>
        <w:rPr>
          <w:sz w:val="28"/>
          <w:szCs w:val="28"/>
        </w:rPr>
      </w:pPr>
      <w:r w:rsidRPr="00D01B7A">
        <w:rPr>
          <w:rFonts w:hint="eastAsia"/>
          <w:sz w:val="28"/>
          <w:szCs w:val="28"/>
        </w:rPr>
        <w:t>2.1</w:t>
      </w:r>
      <w:r w:rsidR="00DA01D7" w:rsidRPr="00D01B7A">
        <w:rPr>
          <w:sz w:val="28"/>
          <w:szCs w:val="28"/>
        </w:rPr>
        <w:t>数据库设计</w:t>
      </w:r>
    </w:p>
    <w:p w:rsidR="00AD53BA" w:rsidRPr="006C110F" w:rsidRDefault="00D01B7A" w:rsidP="00290F86">
      <w:pPr>
        <w:spacing w:line="276" w:lineRule="auto"/>
        <w:jc w:val="left"/>
        <w:rPr>
          <w:color w:val="FF0000"/>
          <w:sz w:val="24"/>
          <w:rPrChange w:id="27" w:author="wait lee" w:date="2015-05-08T16:51:00Z">
            <w:rPr>
              <w:sz w:val="24"/>
            </w:rPr>
          </w:rPrChange>
        </w:rPr>
      </w:pPr>
      <w:r w:rsidRPr="00094504">
        <w:rPr>
          <w:rFonts w:hint="eastAsia"/>
          <w:sz w:val="24"/>
        </w:rPr>
        <w:t>2.1.1</w:t>
      </w:r>
      <w:r w:rsidR="00AD53BA" w:rsidRPr="00094504">
        <w:rPr>
          <w:rFonts w:hint="eastAsia"/>
          <w:sz w:val="24"/>
        </w:rPr>
        <w:t>相关数据库</w:t>
      </w:r>
      <w:proofErr w:type="gramStart"/>
      <w:r w:rsidR="00AD53BA" w:rsidRPr="00094504">
        <w:rPr>
          <w:rFonts w:hint="eastAsia"/>
          <w:sz w:val="24"/>
        </w:rPr>
        <w:t>表说明</w:t>
      </w:r>
      <w:proofErr w:type="gramEnd"/>
      <w:r w:rsidR="00AD53BA" w:rsidRPr="00094504">
        <w:rPr>
          <w:rFonts w:hint="eastAsia"/>
          <w:sz w:val="24"/>
        </w:rPr>
        <w:t>如下</w:t>
      </w:r>
      <w:r w:rsidR="00B05F4F" w:rsidRPr="00094504">
        <w:rPr>
          <w:rFonts w:hint="eastAsia"/>
          <w:sz w:val="24"/>
        </w:rPr>
        <w:t>：</w:t>
      </w:r>
      <w:ins w:id="28" w:author="sl" w:date="2015-05-07T18:46:00Z">
        <w:r w:rsidR="006152F2" w:rsidRPr="006C110F">
          <w:rPr>
            <w:color w:val="FF0000"/>
            <w:sz w:val="24"/>
            <w:rPrChange w:id="29" w:author="wait lee" w:date="2015-05-08T16:51:00Z">
              <w:rPr>
                <w:sz w:val="24"/>
              </w:rPr>
            </w:rPrChange>
          </w:rPr>
          <w:t>//</w:t>
        </w:r>
        <w:r w:rsidR="006152F2" w:rsidRPr="006C110F">
          <w:rPr>
            <w:rFonts w:hint="eastAsia"/>
            <w:color w:val="FF0000"/>
            <w:sz w:val="24"/>
            <w:rPrChange w:id="30" w:author="wait lee" w:date="2015-05-08T16:51:00Z">
              <w:rPr>
                <w:rFonts w:hint="eastAsia"/>
                <w:sz w:val="24"/>
              </w:rPr>
            </w:rPrChange>
          </w:rPr>
          <w:t>考虑到多用户多客户的清</w:t>
        </w:r>
        <w:proofErr w:type="gramStart"/>
        <w:r w:rsidR="006152F2" w:rsidRPr="006C110F">
          <w:rPr>
            <w:rFonts w:hint="eastAsia"/>
            <w:color w:val="FF0000"/>
            <w:sz w:val="24"/>
            <w:rPrChange w:id="31" w:author="wait lee" w:date="2015-05-08T16:51:00Z">
              <w:rPr>
                <w:rFonts w:hint="eastAsia"/>
                <w:sz w:val="24"/>
              </w:rPr>
            </w:rPrChange>
          </w:rPr>
          <w:t>况</w:t>
        </w:r>
        <w:proofErr w:type="gramEnd"/>
        <w:r w:rsidR="006152F2" w:rsidRPr="006C110F">
          <w:rPr>
            <w:rFonts w:hint="eastAsia"/>
            <w:color w:val="FF0000"/>
            <w:sz w:val="24"/>
            <w:rPrChange w:id="32" w:author="wait lee" w:date="2015-05-08T16:51:00Z">
              <w:rPr>
                <w:rFonts w:hint="eastAsia"/>
                <w:sz w:val="24"/>
              </w:rPr>
            </w:rPrChange>
          </w:rPr>
          <w:t>，</w:t>
        </w:r>
        <w:r w:rsidR="006152F2" w:rsidRPr="006C110F">
          <w:rPr>
            <w:color w:val="FF0000"/>
            <w:sz w:val="24"/>
            <w:rPrChange w:id="33" w:author="wait lee" w:date="2015-05-08T16:51:00Z">
              <w:rPr>
                <w:sz w:val="24"/>
              </w:rPr>
            </w:rPrChange>
          </w:rPr>
          <w:t xml:space="preserve"> </w:t>
        </w:r>
        <w:r w:rsidR="006152F2" w:rsidRPr="006C110F">
          <w:rPr>
            <w:rFonts w:hint="eastAsia"/>
            <w:color w:val="FF0000"/>
            <w:sz w:val="24"/>
            <w:rPrChange w:id="34" w:author="wait lee" w:date="2015-05-08T16:51:00Z">
              <w:rPr>
                <w:rFonts w:hint="eastAsia"/>
                <w:sz w:val="24"/>
              </w:rPr>
            </w:rPrChange>
          </w:rPr>
          <w:t>我们需要有多张用户子表</w:t>
        </w:r>
      </w:ins>
    </w:p>
    <w:tbl>
      <w:tblPr>
        <w:tblStyle w:val="a4"/>
        <w:tblW w:w="8222" w:type="dxa"/>
        <w:jc w:val="center"/>
        <w:tblLook w:val="04A0" w:firstRow="1" w:lastRow="0" w:firstColumn="1" w:lastColumn="0" w:noHBand="0" w:noVBand="1"/>
      </w:tblPr>
      <w:tblGrid>
        <w:gridCol w:w="704"/>
        <w:gridCol w:w="1701"/>
        <w:gridCol w:w="1843"/>
        <w:gridCol w:w="3974"/>
      </w:tblGrid>
      <w:tr w:rsidR="00AD53BA" w:rsidTr="00187040">
        <w:trPr>
          <w:jc w:val="center"/>
        </w:trPr>
        <w:tc>
          <w:tcPr>
            <w:tcW w:w="704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逻辑表名</w:t>
            </w:r>
          </w:p>
        </w:tc>
        <w:tc>
          <w:tcPr>
            <w:tcW w:w="1843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物理表名</w:t>
            </w:r>
          </w:p>
        </w:tc>
        <w:tc>
          <w:tcPr>
            <w:tcW w:w="3974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D53BA" w:rsidTr="00187040">
        <w:trPr>
          <w:jc w:val="center"/>
        </w:trPr>
        <w:tc>
          <w:tcPr>
            <w:tcW w:w="704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AD53B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管理成员表</w:t>
            </w:r>
          </w:p>
        </w:tc>
        <w:tc>
          <w:tcPr>
            <w:tcW w:w="1843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tb_member</w:t>
            </w:r>
            <w:proofErr w:type="spellEnd"/>
          </w:p>
        </w:tc>
        <w:tc>
          <w:tcPr>
            <w:tcW w:w="3974" w:type="dxa"/>
          </w:tcPr>
          <w:p w:rsidR="00AD53B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记录公司管理系统管理成员</w:t>
            </w:r>
          </w:p>
        </w:tc>
      </w:tr>
      <w:tr w:rsidR="00AD53BA" w:rsidTr="00187040">
        <w:trPr>
          <w:jc w:val="center"/>
        </w:trPr>
        <w:tc>
          <w:tcPr>
            <w:tcW w:w="704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AD53B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用户表</w:t>
            </w:r>
          </w:p>
        </w:tc>
        <w:tc>
          <w:tcPr>
            <w:tcW w:w="1843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tb_user</w:t>
            </w:r>
            <w:proofErr w:type="spellEnd"/>
          </w:p>
        </w:tc>
        <w:tc>
          <w:tcPr>
            <w:tcW w:w="3974" w:type="dxa"/>
          </w:tcPr>
          <w:p w:rsidR="00AD53B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记录用户信息</w:t>
            </w:r>
          </w:p>
        </w:tc>
      </w:tr>
      <w:tr w:rsidR="00AD53BA" w:rsidTr="00187040">
        <w:trPr>
          <w:jc w:val="center"/>
        </w:trPr>
        <w:tc>
          <w:tcPr>
            <w:tcW w:w="704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AD53B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设备用户表</w:t>
            </w:r>
          </w:p>
        </w:tc>
        <w:tc>
          <w:tcPr>
            <w:tcW w:w="1843" w:type="dxa"/>
          </w:tcPr>
          <w:p w:rsidR="00AD53BA" w:rsidRDefault="005D388A" w:rsidP="001679D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t</w:t>
            </w:r>
            <w:r>
              <w:rPr>
                <w:rFonts w:hint="eastAsia"/>
              </w:rPr>
              <w:t>b_</w:t>
            </w:r>
            <w:r>
              <w:t>device_user</w:t>
            </w:r>
            <w:proofErr w:type="spellEnd"/>
          </w:p>
        </w:tc>
        <w:tc>
          <w:tcPr>
            <w:tcW w:w="3974" w:type="dxa"/>
          </w:tcPr>
          <w:p w:rsidR="00AD53B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记录设备绑定用户信息和状态</w:t>
            </w:r>
          </w:p>
        </w:tc>
      </w:tr>
      <w:tr w:rsidR="00AD53BA" w:rsidTr="00187040">
        <w:trPr>
          <w:jc w:val="center"/>
        </w:trPr>
        <w:tc>
          <w:tcPr>
            <w:tcW w:w="704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AD53B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优惠券表</w:t>
            </w:r>
          </w:p>
        </w:tc>
        <w:tc>
          <w:tcPr>
            <w:tcW w:w="1843" w:type="dxa"/>
          </w:tcPr>
          <w:p w:rsidR="00AD53BA" w:rsidRDefault="005D388A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t</w:t>
            </w:r>
            <w:r>
              <w:rPr>
                <w:rFonts w:hint="eastAsia"/>
              </w:rPr>
              <w:t>b_</w:t>
            </w:r>
            <w:r>
              <w:t>coupon</w:t>
            </w:r>
            <w:proofErr w:type="spellEnd"/>
          </w:p>
        </w:tc>
        <w:tc>
          <w:tcPr>
            <w:tcW w:w="3974" w:type="dxa"/>
          </w:tcPr>
          <w:p w:rsidR="00AD53B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记录优惠券的信息</w:t>
            </w:r>
          </w:p>
        </w:tc>
      </w:tr>
      <w:tr w:rsidR="005D388A" w:rsidTr="00187040">
        <w:trPr>
          <w:jc w:val="center"/>
        </w:trPr>
        <w:tc>
          <w:tcPr>
            <w:tcW w:w="704" w:type="dxa"/>
          </w:tcPr>
          <w:p w:rsidR="005D388A" w:rsidRDefault="005D388A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5D388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优惠券用户表</w:t>
            </w:r>
          </w:p>
        </w:tc>
        <w:tc>
          <w:tcPr>
            <w:tcW w:w="1843" w:type="dxa"/>
          </w:tcPr>
          <w:p w:rsidR="005D388A" w:rsidRDefault="005D388A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t</w:t>
            </w:r>
            <w:r>
              <w:rPr>
                <w:rFonts w:hint="eastAsia"/>
              </w:rPr>
              <w:t>b_</w:t>
            </w:r>
            <w:r>
              <w:t>coupon_user</w:t>
            </w:r>
            <w:proofErr w:type="spellEnd"/>
          </w:p>
        </w:tc>
        <w:tc>
          <w:tcPr>
            <w:tcW w:w="3974" w:type="dxa"/>
          </w:tcPr>
          <w:p w:rsidR="005D388A" w:rsidRDefault="00703FDC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记录用户持有优惠券的信息</w:t>
            </w:r>
          </w:p>
        </w:tc>
      </w:tr>
      <w:tr w:rsidR="00CD6544" w:rsidTr="00187040">
        <w:trPr>
          <w:jc w:val="center"/>
        </w:trPr>
        <w:tc>
          <w:tcPr>
            <w:tcW w:w="704" w:type="dxa"/>
          </w:tcPr>
          <w:p w:rsidR="00CD6544" w:rsidRDefault="00CD6544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:rsidR="00CD6544" w:rsidRDefault="00CD6544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交易记录表</w:t>
            </w:r>
          </w:p>
        </w:tc>
        <w:tc>
          <w:tcPr>
            <w:tcW w:w="1843" w:type="dxa"/>
          </w:tcPr>
          <w:p w:rsidR="00CD6544" w:rsidRDefault="00ED540A" w:rsidP="00144AB3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tb_</w:t>
            </w:r>
            <w:r w:rsidR="004F656C">
              <w:t>transfer_</w:t>
            </w:r>
            <w:r w:rsidRPr="00ED540A">
              <w:t>record</w:t>
            </w:r>
            <w:proofErr w:type="spellEnd"/>
          </w:p>
        </w:tc>
        <w:tc>
          <w:tcPr>
            <w:tcW w:w="3974" w:type="dxa"/>
          </w:tcPr>
          <w:p w:rsidR="00CD6544" w:rsidRDefault="00144AB3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记录转账的信息</w:t>
            </w:r>
          </w:p>
        </w:tc>
      </w:tr>
    </w:tbl>
    <w:p w:rsidR="00AD53BA" w:rsidRPr="00094504" w:rsidRDefault="00D01B7A" w:rsidP="00290F86">
      <w:pPr>
        <w:spacing w:line="276" w:lineRule="auto"/>
        <w:rPr>
          <w:sz w:val="24"/>
        </w:rPr>
      </w:pPr>
      <w:r w:rsidRPr="00094504">
        <w:rPr>
          <w:rFonts w:hint="eastAsia"/>
          <w:sz w:val="24"/>
        </w:rPr>
        <w:t>2.1.2</w:t>
      </w:r>
      <w:r w:rsidR="00AD53BA" w:rsidRPr="00094504">
        <w:rPr>
          <w:sz w:val="24"/>
        </w:rPr>
        <w:t>各表详细说明</w:t>
      </w:r>
    </w:p>
    <w:p w:rsidR="00B05F4F" w:rsidRDefault="00B05F4F" w:rsidP="00290F86">
      <w:pPr>
        <w:pStyle w:val="a3"/>
        <w:spacing w:line="276" w:lineRule="auto"/>
        <w:ind w:firstLineChars="0"/>
        <w:rPr>
          <w:ins w:id="35" w:author="wait lee" w:date="2015-05-08T16:57:00Z"/>
          <w:color w:val="FF0000"/>
        </w:rPr>
      </w:pPr>
      <w:r>
        <w:rPr>
          <w:rFonts w:hint="eastAsia"/>
        </w:rPr>
        <w:t>管理成员表</w:t>
      </w:r>
      <w:ins w:id="36" w:author="sl" w:date="2015-05-08T13:45:00Z">
        <w:r w:rsidR="00BE020C">
          <w:rPr>
            <w:rFonts w:hint="eastAsia"/>
          </w:rPr>
          <w:t>，</w:t>
        </w:r>
        <w:r w:rsidR="00BE020C">
          <w:rPr>
            <w:rFonts w:hint="eastAsia"/>
          </w:rPr>
          <w:t xml:space="preserve"> </w:t>
        </w:r>
        <w:r w:rsidR="00BE020C" w:rsidRPr="006C110F">
          <w:rPr>
            <w:rFonts w:hint="eastAsia"/>
            <w:color w:val="FF0000"/>
            <w:rPrChange w:id="37" w:author="wait lee" w:date="2015-05-08T16:51:00Z">
              <w:rPr>
                <w:rFonts w:hint="eastAsia"/>
              </w:rPr>
            </w:rPrChange>
          </w:rPr>
          <w:t>这里面还是做的完整一点，加入员工号，</w:t>
        </w:r>
        <w:r w:rsidR="00BE020C" w:rsidRPr="006C110F">
          <w:rPr>
            <w:color w:val="FF0000"/>
            <w:rPrChange w:id="38" w:author="wait lee" w:date="2015-05-08T16:51:00Z">
              <w:rPr/>
            </w:rPrChange>
          </w:rPr>
          <w:t xml:space="preserve"> </w:t>
        </w:r>
      </w:ins>
      <w:ins w:id="39" w:author="sl" w:date="2015-05-08T13:46:00Z">
        <w:r w:rsidR="00BE020C" w:rsidRPr="006C110F">
          <w:rPr>
            <w:rFonts w:hint="eastAsia"/>
            <w:color w:val="FF0000"/>
            <w:rPrChange w:id="40" w:author="wait lee" w:date="2015-05-08T16:51:00Z">
              <w:rPr>
                <w:rFonts w:hint="eastAsia"/>
              </w:rPr>
            </w:rPrChange>
          </w:rPr>
          <w:t>职务，电话，</w:t>
        </w:r>
        <w:r w:rsidR="00BE020C" w:rsidRPr="006C110F">
          <w:rPr>
            <w:color w:val="FF0000"/>
            <w:rPrChange w:id="41" w:author="wait lee" w:date="2015-05-08T16:51:00Z">
              <w:rPr/>
            </w:rPrChange>
          </w:rPr>
          <w:t xml:space="preserve"> </w:t>
        </w:r>
        <w:r w:rsidR="00BE020C" w:rsidRPr="006C110F">
          <w:rPr>
            <w:rFonts w:hint="eastAsia"/>
            <w:color w:val="FF0000"/>
            <w:rPrChange w:id="42" w:author="wait lee" w:date="2015-05-08T16:51:00Z">
              <w:rPr>
                <w:rFonts w:hint="eastAsia"/>
              </w:rPr>
            </w:rPrChange>
          </w:rPr>
          <w:t>等的内容</w:t>
        </w:r>
      </w:ins>
    </w:p>
    <w:p w:rsidR="00F26259" w:rsidRPr="0046446E" w:rsidRDefault="00F26259" w:rsidP="00290F86">
      <w:pPr>
        <w:pStyle w:val="a3"/>
        <w:spacing w:line="276" w:lineRule="auto"/>
        <w:ind w:firstLineChars="0"/>
        <w:rPr>
          <w:color w:val="70AD47" w:themeColor="accent6"/>
          <w:rPrChange w:id="43" w:author="wait lee" w:date="2015-05-08T17:01:00Z">
            <w:rPr/>
          </w:rPrChange>
        </w:rPr>
      </w:pPr>
      <w:ins w:id="44" w:author="wait lee" w:date="2015-05-08T16:57:00Z">
        <w:r w:rsidRPr="0046446E">
          <w:rPr>
            <w:rFonts w:hint="eastAsia"/>
            <w:color w:val="70AD47" w:themeColor="accent6"/>
            <w:rPrChange w:id="45" w:author="wait lee" w:date="2015-05-08T17:01:00Z">
              <w:rPr>
                <w:rFonts w:hint="eastAsia"/>
                <w:color w:val="FF0000"/>
              </w:rPr>
            </w:rPrChange>
          </w:rPr>
          <w:t>在下表中已经</w:t>
        </w:r>
      </w:ins>
      <w:ins w:id="46" w:author="wait lee" w:date="2015-05-08T16:58:00Z">
        <w:r w:rsidRPr="0046446E">
          <w:rPr>
            <w:rFonts w:hint="eastAsia"/>
            <w:color w:val="70AD47" w:themeColor="accent6"/>
            <w:rPrChange w:id="47" w:author="wait lee" w:date="2015-05-08T17:01:00Z">
              <w:rPr>
                <w:rFonts w:hint="eastAsia"/>
                <w:color w:val="FF0000"/>
              </w:rPr>
            </w:rPrChange>
          </w:rPr>
          <w:t>加入员工、职务、电话三项！</w:t>
        </w:r>
      </w:ins>
      <w:ins w:id="48" w:author="wait lee" w:date="2015-05-08T18:05:00Z">
        <w:r w:rsidR="00B72144">
          <w:rPr>
            <w:color w:val="70AD47" w:themeColor="accent6"/>
          </w:rPr>
          <w:t>其他需要添加的，</w:t>
        </w:r>
        <w:r w:rsidR="00153F6B">
          <w:rPr>
            <w:color w:val="70AD47" w:themeColor="accent6"/>
          </w:rPr>
          <w:t>还</w:t>
        </w:r>
        <w:r w:rsidR="00B72144">
          <w:rPr>
            <w:color w:val="70AD47" w:themeColor="accent6"/>
          </w:rPr>
          <w:t>请明确指出。</w:t>
        </w:r>
      </w:ins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1"/>
        <w:gridCol w:w="1078"/>
        <w:gridCol w:w="1511"/>
        <w:gridCol w:w="1336"/>
        <w:gridCol w:w="697"/>
        <w:gridCol w:w="3219"/>
      </w:tblGrid>
      <w:tr w:rsidR="001549A8" w:rsidTr="000A3991">
        <w:tc>
          <w:tcPr>
            <w:tcW w:w="689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097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逻辑字段</w:t>
            </w:r>
          </w:p>
        </w:tc>
        <w:tc>
          <w:tcPr>
            <w:tcW w:w="1173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物理字段</w:t>
            </w:r>
          </w:p>
        </w:tc>
        <w:tc>
          <w:tcPr>
            <w:tcW w:w="1336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05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规则</w:t>
            </w:r>
          </w:p>
        </w:tc>
        <w:tc>
          <w:tcPr>
            <w:tcW w:w="3296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字段说明</w:t>
            </w:r>
          </w:p>
        </w:tc>
      </w:tr>
      <w:tr w:rsidR="001549A8" w:rsidTr="000A3991">
        <w:tc>
          <w:tcPr>
            <w:tcW w:w="689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097" w:type="dxa"/>
          </w:tcPr>
          <w:p w:rsidR="00DF4638" w:rsidRDefault="00BA186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</w:t>
            </w:r>
            <w:r>
              <w:rPr>
                <w:rFonts w:hint="eastAsia"/>
              </w:rPr>
              <w:t>id</w:t>
            </w:r>
          </w:p>
        </w:tc>
        <w:tc>
          <w:tcPr>
            <w:tcW w:w="1173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_id</w:t>
            </w:r>
            <w:proofErr w:type="spellEnd"/>
          </w:p>
        </w:tc>
        <w:tc>
          <w:tcPr>
            <w:tcW w:w="1336" w:type="dxa"/>
          </w:tcPr>
          <w:p w:rsidR="00DF4638" w:rsidRDefault="00BA1860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705" w:type="dxa"/>
          </w:tcPr>
          <w:p w:rsidR="00DF4638" w:rsidRDefault="00BA186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3296" w:type="dxa"/>
          </w:tcPr>
          <w:p w:rsidR="00DF4638" w:rsidRDefault="00640C3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，具有唯一性，</w:t>
            </w:r>
            <w:r w:rsidR="001549A8">
              <w:rPr>
                <w:rFonts w:hint="eastAsia"/>
              </w:rPr>
              <w:t>作为登录名</w:t>
            </w:r>
          </w:p>
        </w:tc>
      </w:tr>
      <w:tr w:rsidR="001549A8" w:rsidTr="000A3991">
        <w:tc>
          <w:tcPr>
            <w:tcW w:w="689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097" w:type="dxa"/>
          </w:tcPr>
          <w:p w:rsidR="00DF4638" w:rsidRDefault="00BA186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成员名</w:t>
            </w:r>
          </w:p>
        </w:tc>
        <w:tc>
          <w:tcPr>
            <w:tcW w:w="1173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1336" w:type="dxa"/>
          </w:tcPr>
          <w:p w:rsidR="00DF4638" w:rsidRDefault="00D23226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="00BA1860">
              <w:rPr>
                <w:rFonts w:hint="eastAsia"/>
              </w:rPr>
              <w:t>archar</w:t>
            </w:r>
            <w:proofErr w:type="spellEnd"/>
            <w:r w:rsidR="00BA1860">
              <w:rPr>
                <w:rFonts w:hint="eastAsia"/>
              </w:rPr>
              <w:t>(50</w:t>
            </w:r>
            <w:r w:rsidR="00BA1860">
              <w:rPr>
                <w:rFonts w:hint="eastAsia"/>
              </w:rPr>
              <w:t>）</w:t>
            </w:r>
          </w:p>
        </w:tc>
        <w:tc>
          <w:tcPr>
            <w:tcW w:w="705" w:type="dxa"/>
          </w:tcPr>
          <w:p w:rsidR="00DF4638" w:rsidRDefault="004C673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3296" w:type="dxa"/>
          </w:tcPr>
          <w:p w:rsidR="00DF4638" w:rsidRDefault="001549A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成员姓名</w:t>
            </w:r>
          </w:p>
        </w:tc>
      </w:tr>
      <w:tr w:rsidR="001549A8" w:rsidTr="000A3991">
        <w:tc>
          <w:tcPr>
            <w:tcW w:w="689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097" w:type="dxa"/>
          </w:tcPr>
          <w:p w:rsidR="00DF4638" w:rsidRDefault="00BA186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成员密码</w:t>
            </w:r>
          </w:p>
        </w:tc>
        <w:tc>
          <w:tcPr>
            <w:tcW w:w="1173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passwd</w:t>
            </w:r>
            <w:proofErr w:type="spellEnd"/>
          </w:p>
        </w:tc>
        <w:tc>
          <w:tcPr>
            <w:tcW w:w="1336" w:type="dxa"/>
          </w:tcPr>
          <w:p w:rsidR="00DF4638" w:rsidRDefault="00D23226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="00BA1860">
              <w:rPr>
                <w:rFonts w:hint="eastAsia"/>
              </w:rPr>
              <w:t>archar</w:t>
            </w:r>
            <w:proofErr w:type="spellEnd"/>
            <w:r w:rsidR="00BA1860">
              <w:rPr>
                <w:rFonts w:hint="eastAsia"/>
              </w:rPr>
              <w:t>(50</w:t>
            </w:r>
            <w:r w:rsidR="00BA1860">
              <w:rPr>
                <w:rFonts w:hint="eastAsia"/>
              </w:rPr>
              <w:t>）</w:t>
            </w:r>
          </w:p>
        </w:tc>
        <w:tc>
          <w:tcPr>
            <w:tcW w:w="705" w:type="dxa"/>
          </w:tcPr>
          <w:p w:rsidR="00DF4638" w:rsidRDefault="004C673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3296" w:type="dxa"/>
          </w:tcPr>
          <w:p w:rsidR="00DF4638" w:rsidRDefault="001549A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成员的登陆密码</w:t>
            </w:r>
          </w:p>
        </w:tc>
      </w:tr>
      <w:tr w:rsidR="001549A8" w:rsidTr="000A3991">
        <w:tc>
          <w:tcPr>
            <w:tcW w:w="689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097" w:type="dxa"/>
          </w:tcPr>
          <w:p w:rsidR="00DF4638" w:rsidRDefault="00BA186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成员邮箱</w:t>
            </w:r>
          </w:p>
        </w:tc>
        <w:tc>
          <w:tcPr>
            <w:tcW w:w="1173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email</w:t>
            </w:r>
          </w:p>
        </w:tc>
        <w:tc>
          <w:tcPr>
            <w:tcW w:w="1336" w:type="dxa"/>
          </w:tcPr>
          <w:p w:rsidR="00DF4638" w:rsidRDefault="00D23226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="00BA1860" w:rsidRPr="00BA1860">
              <w:rPr>
                <w:rFonts w:hint="eastAsia"/>
              </w:rPr>
              <w:t>archar</w:t>
            </w:r>
            <w:proofErr w:type="spellEnd"/>
            <w:r w:rsidR="00BA1860">
              <w:rPr>
                <w:rFonts w:hint="eastAsia"/>
              </w:rPr>
              <w:t>(</w:t>
            </w:r>
            <w:r w:rsidR="00BA1860" w:rsidRPr="00BA1860">
              <w:rPr>
                <w:rFonts w:hint="eastAsia"/>
              </w:rPr>
              <w:t>50</w:t>
            </w:r>
            <w:r w:rsidR="00BA1860">
              <w:rPr>
                <w:rFonts w:hint="eastAsia"/>
              </w:rPr>
              <w:t>)</w:t>
            </w:r>
          </w:p>
        </w:tc>
        <w:tc>
          <w:tcPr>
            <w:tcW w:w="705" w:type="dxa"/>
          </w:tcPr>
          <w:p w:rsidR="00DF4638" w:rsidRDefault="004C673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3296" w:type="dxa"/>
          </w:tcPr>
          <w:p w:rsidR="00DF4638" w:rsidRDefault="001549A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成员的公司邮箱</w:t>
            </w:r>
          </w:p>
        </w:tc>
      </w:tr>
      <w:tr w:rsidR="001549A8" w:rsidTr="000A3991">
        <w:tc>
          <w:tcPr>
            <w:tcW w:w="689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097" w:type="dxa"/>
          </w:tcPr>
          <w:p w:rsidR="00DF4638" w:rsidRDefault="00BA186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成员类型</w:t>
            </w:r>
          </w:p>
        </w:tc>
        <w:tc>
          <w:tcPr>
            <w:tcW w:w="1173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level</w:t>
            </w:r>
          </w:p>
        </w:tc>
        <w:tc>
          <w:tcPr>
            <w:tcW w:w="1336" w:type="dxa"/>
          </w:tcPr>
          <w:p w:rsidR="00DF4638" w:rsidRDefault="00BA1860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(3)</w:t>
            </w:r>
          </w:p>
        </w:tc>
        <w:tc>
          <w:tcPr>
            <w:tcW w:w="705" w:type="dxa"/>
          </w:tcPr>
          <w:p w:rsidR="00DF4638" w:rsidRDefault="004C673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3296" w:type="dxa"/>
          </w:tcPr>
          <w:p w:rsidR="00DF4638" w:rsidRDefault="001549A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成员的管理类型</w:t>
            </w:r>
          </w:p>
        </w:tc>
      </w:tr>
      <w:tr w:rsidR="001549A8" w:rsidTr="000A3991">
        <w:tc>
          <w:tcPr>
            <w:tcW w:w="689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097" w:type="dxa"/>
          </w:tcPr>
          <w:p w:rsidR="00DF4638" w:rsidRDefault="00BA186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成员状态</w:t>
            </w:r>
          </w:p>
        </w:tc>
        <w:tc>
          <w:tcPr>
            <w:tcW w:w="1173" w:type="dxa"/>
          </w:tcPr>
          <w:p w:rsidR="00DF4638" w:rsidRDefault="00DF463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status</w:t>
            </w:r>
          </w:p>
        </w:tc>
        <w:tc>
          <w:tcPr>
            <w:tcW w:w="1336" w:type="dxa"/>
          </w:tcPr>
          <w:p w:rsidR="00DF4638" w:rsidRDefault="00756870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r>
              <w:t>3)</w:t>
            </w:r>
          </w:p>
        </w:tc>
        <w:tc>
          <w:tcPr>
            <w:tcW w:w="705" w:type="dxa"/>
          </w:tcPr>
          <w:p w:rsidR="00DF4638" w:rsidRDefault="004C673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3296" w:type="dxa"/>
          </w:tcPr>
          <w:p w:rsidR="00DF4638" w:rsidRDefault="001549A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成员账号的可用状态</w:t>
            </w:r>
          </w:p>
        </w:tc>
      </w:tr>
      <w:tr w:rsidR="00773781" w:rsidTr="000A3991">
        <w:trPr>
          <w:ins w:id="49" w:author="wait lee" w:date="2015-05-08T16:53:00Z"/>
        </w:trPr>
        <w:tc>
          <w:tcPr>
            <w:tcW w:w="689" w:type="dxa"/>
          </w:tcPr>
          <w:p w:rsidR="00773781" w:rsidRDefault="00773781" w:rsidP="00290F86">
            <w:pPr>
              <w:pStyle w:val="a3"/>
              <w:spacing w:line="276" w:lineRule="auto"/>
              <w:ind w:firstLineChars="0" w:firstLine="0"/>
              <w:rPr>
                <w:ins w:id="50" w:author="wait lee" w:date="2015-05-08T16:53:00Z"/>
              </w:rPr>
            </w:pPr>
            <w:ins w:id="51" w:author="wait lee" w:date="2015-05-08T16:53:00Z">
              <w:r>
                <w:rPr>
                  <w:rFonts w:hint="eastAsia"/>
                </w:rPr>
                <w:t>7</w:t>
              </w:r>
            </w:ins>
          </w:p>
        </w:tc>
        <w:tc>
          <w:tcPr>
            <w:tcW w:w="1097" w:type="dxa"/>
          </w:tcPr>
          <w:p w:rsidR="00773781" w:rsidRDefault="00773781" w:rsidP="00290F86">
            <w:pPr>
              <w:pStyle w:val="a3"/>
              <w:spacing w:line="276" w:lineRule="auto"/>
              <w:ind w:firstLineChars="0" w:firstLine="0"/>
              <w:rPr>
                <w:ins w:id="52" w:author="wait lee" w:date="2015-05-08T16:53:00Z"/>
              </w:rPr>
            </w:pPr>
            <w:ins w:id="53" w:author="wait lee" w:date="2015-05-08T16:53:00Z">
              <w:r>
                <w:rPr>
                  <w:rFonts w:hint="eastAsia"/>
                </w:rPr>
                <w:t>员工号</w:t>
              </w:r>
            </w:ins>
          </w:p>
        </w:tc>
        <w:tc>
          <w:tcPr>
            <w:tcW w:w="1173" w:type="dxa"/>
          </w:tcPr>
          <w:p w:rsidR="00773781" w:rsidRDefault="00773781" w:rsidP="00290F86">
            <w:pPr>
              <w:pStyle w:val="a3"/>
              <w:spacing w:line="276" w:lineRule="auto"/>
              <w:ind w:firstLineChars="0" w:firstLine="0"/>
              <w:rPr>
                <w:ins w:id="54" w:author="wait lee" w:date="2015-05-08T16:53:00Z"/>
              </w:rPr>
            </w:pPr>
            <w:proofErr w:type="spellStart"/>
            <w:ins w:id="55" w:author="wait lee" w:date="2015-05-08T16:53:00Z">
              <w:r>
                <w:t>employee_num</w:t>
              </w:r>
              <w:proofErr w:type="spellEnd"/>
            </w:ins>
          </w:p>
        </w:tc>
        <w:tc>
          <w:tcPr>
            <w:tcW w:w="1336" w:type="dxa"/>
          </w:tcPr>
          <w:p w:rsidR="00773781" w:rsidRDefault="00773781" w:rsidP="00290F86">
            <w:pPr>
              <w:pStyle w:val="a3"/>
              <w:spacing w:line="276" w:lineRule="auto"/>
              <w:ind w:firstLineChars="0" w:firstLine="0"/>
              <w:rPr>
                <w:ins w:id="56" w:author="wait lee" w:date="2015-05-08T16:53:00Z"/>
              </w:rPr>
            </w:pPr>
            <w:proofErr w:type="spellStart"/>
            <w:ins w:id="57" w:author="wait lee" w:date="2015-05-08T16:54:00Z">
              <w:r>
                <w:t>v</w:t>
              </w:r>
            </w:ins>
            <w:ins w:id="58" w:author="wait lee" w:date="2015-05-08T16:53:00Z">
              <w:r>
                <w:rPr>
                  <w:rFonts w:hint="eastAsia"/>
                </w:rPr>
                <w:t>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50)</w:t>
              </w:r>
            </w:ins>
          </w:p>
        </w:tc>
        <w:tc>
          <w:tcPr>
            <w:tcW w:w="705" w:type="dxa"/>
          </w:tcPr>
          <w:p w:rsidR="00773781" w:rsidRDefault="0089725B" w:rsidP="00290F86">
            <w:pPr>
              <w:pStyle w:val="a3"/>
              <w:spacing w:line="276" w:lineRule="auto"/>
              <w:ind w:firstLineChars="0" w:firstLine="0"/>
              <w:rPr>
                <w:ins w:id="59" w:author="wait lee" w:date="2015-05-08T16:53:00Z"/>
              </w:rPr>
            </w:pPr>
            <w:ins w:id="60" w:author="wait lee" w:date="2015-05-08T16:57:00Z">
              <w:r>
                <w:rPr>
                  <w:rFonts w:hint="eastAsia"/>
                </w:rPr>
                <w:t>可</w:t>
              </w:r>
            </w:ins>
            <w:ins w:id="61" w:author="wait lee" w:date="2015-05-08T16:54:00Z">
              <w:r w:rsidR="00773781">
                <w:rPr>
                  <w:rFonts w:hint="eastAsia"/>
                </w:rPr>
                <w:t>空</w:t>
              </w:r>
            </w:ins>
          </w:p>
        </w:tc>
        <w:tc>
          <w:tcPr>
            <w:tcW w:w="3296" w:type="dxa"/>
          </w:tcPr>
          <w:p w:rsidR="00773781" w:rsidRDefault="00773781" w:rsidP="00290F86">
            <w:pPr>
              <w:pStyle w:val="a3"/>
              <w:spacing w:line="276" w:lineRule="auto"/>
              <w:ind w:firstLineChars="0" w:firstLine="0"/>
              <w:rPr>
                <w:ins w:id="62" w:author="wait lee" w:date="2015-05-08T16:53:00Z"/>
              </w:rPr>
            </w:pPr>
            <w:ins w:id="63" w:author="wait lee" w:date="2015-05-08T16:54:00Z">
              <w:r>
                <w:rPr>
                  <w:rFonts w:hint="eastAsia"/>
                </w:rPr>
                <w:t>成员内部的员工号</w:t>
              </w:r>
            </w:ins>
          </w:p>
        </w:tc>
      </w:tr>
      <w:tr w:rsidR="00324A8B" w:rsidTr="000A3991">
        <w:trPr>
          <w:ins w:id="64" w:author="wait lee" w:date="2015-05-08T16:54:00Z"/>
        </w:trPr>
        <w:tc>
          <w:tcPr>
            <w:tcW w:w="689" w:type="dxa"/>
          </w:tcPr>
          <w:p w:rsidR="00324A8B" w:rsidRDefault="00324A8B" w:rsidP="00290F86">
            <w:pPr>
              <w:pStyle w:val="a3"/>
              <w:spacing w:line="276" w:lineRule="auto"/>
              <w:ind w:firstLineChars="0" w:firstLine="0"/>
              <w:rPr>
                <w:ins w:id="65" w:author="wait lee" w:date="2015-05-08T16:54:00Z"/>
              </w:rPr>
            </w:pPr>
            <w:ins w:id="66" w:author="wait lee" w:date="2015-05-08T16:55:00Z">
              <w:r>
                <w:rPr>
                  <w:rFonts w:hint="eastAsia"/>
                </w:rPr>
                <w:t>8</w:t>
              </w:r>
            </w:ins>
          </w:p>
        </w:tc>
        <w:tc>
          <w:tcPr>
            <w:tcW w:w="1097" w:type="dxa"/>
          </w:tcPr>
          <w:p w:rsidR="00324A8B" w:rsidRDefault="00324A8B" w:rsidP="00290F86">
            <w:pPr>
              <w:pStyle w:val="a3"/>
              <w:spacing w:line="276" w:lineRule="auto"/>
              <w:ind w:firstLineChars="0" w:firstLine="0"/>
              <w:rPr>
                <w:ins w:id="67" w:author="wait lee" w:date="2015-05-08T16:54:00Z"/>
              </w:rPr>
            </w:pPr>
            <w:ins w:id="68" w:author="wait lee" w:date="2015-05-08T16:55:00Z">
              <w:r>
                <w:rPr>
                  <w:rFonts w:hint="eastAsia"/>
                </w:rPr>
                <w:t>成员职务</w:t>
              </w:r>
            </w:ins>
          </w:p>
        </w:tc>
        <w:tc>
          <w:tcPr>
            <w:tcW w:w="1173" w:type="dxa"/>
          </w:tcPr>
          <w:p w:rsidR="00324A8B" w:rsidRDefault="00324A8B" w:rsidP="00290F86">
            <w:pPr>
              <w:pStyle w:val="a3"/>
              <w:spacing w:line="276" w:lineRule="auto"/>
              <w:ind w:firstLineChars="0" w:firstLine="0"/>
              <w:rPr>
                <w:ins w:id="69" w:author="wait lee" w:date="2015-05-08T16:54:00Z"/>
              </w:rPr>
            </w:pPr>
            <w:ins w:id="70" w:author="wait lee" w:date="2015-05-08T16:56:00Z">
              <w:r w:rsidRPr="00324A8B">
                <w:t>title</w:t>
              </w:r>
            </w:ins>
          </w:p>
        </w:tc>
        <w:tc>
          <w:tcPr>
            <w:tcW w:w="1336" w:type="dxa"/>
          </w:tcPr>
          <w:p w:rsidR="00324A8B" w:rsidRDefault="00324A8B" w:rsidP="00290F86">
            <w:pPr>
              <w:pStyle w:val="a3"/>
              <w:spacing w:line="276" w:lineRule="auto"/>
              <w:ind w:firstLineChars="0" w:firstLine="0"/>
              <w:rPr>
                <w:ins w:id="71" w:author="wait lee" w:date="2015-05-08T16:54:00Z"/>
              </w:rPr>
            </w:pPr>
            <w:proofErr w:type="spellStart"/>
            <w:ins w:id="72" w:author="wait lee" w:date="2015-05-08T16:56:00Z">
              <w:r>
                <w:t>varchar</w:t>
              </w:r>
              <w:proofErr w:type="spellEnd"/>
              <w:r>
                <w:t>(</w:t>
              </w:r>
              <w:r w:rsidR="00765DEB">
                <w:t>50)</w:t>
              </w:r>
            </w:ins>
          </w:p>
        </w:tc>
        <w:tc>
          <w:tcPr>
            <w:tcW w:w="705" w:type="dxa"/>
          </w:tcPr>
          <w:p w:rsidR="00324A8B" w:rsidRDefault="0089725B" w:rsidP="00290F86">
            <w:pPr>
              <w:pStyle w:val="a3"/>
              <w:spacing w:line="276" w:lineRule="auto"/>
              <w:ind w:firstLineChars="0" w:firstLine="0"/>
              <w:rPr>
                <w:ins w:id="73" w:author="wait lee" w:date="2015-05-08T16:54:00Z"/>
              </w:rPr>
            </w:pPr>
            <w:ins w:id="74" w:author="wait lee" w:date="2015-05-08T16:57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3296" w:type="dxa"/>
          </w:tcPr>
          <w:p w:rsidR="00324A8B" w:rsidRDefault="0089725B" w:rsidP="00290F86">
            <w:pPr>
              <w:pStyle w:val="a3"/>
              <w:spacing w:line="276" w:lineRule="auto"/>
              <w:ind w:firstLineChars="0" w:firstLine="0"/>
              <w:rPr>
                <w:ins w:id="75" w:author="wait lee" w:date="2015-05-08T16:54:00Z"/>
              </w:rPr>
            </w:pPr>
            <w:ins w:id="76" w:author="wait lee" w:date="2015-05-08T16:57:00Z">
              <w:r>
                <w:rPr>
                  <w:rFonts w:hint="eastAsia"/>
                </w:rPr>
                <w:t>成员的职务</w:t>
              </w:r>
            </w:ins>
          </w:p>
        </w:tc>
      </w:tr>
      <w:tr w:rsidR="0089725B" w:rsidTr="000A3991">
        <w:trPr>
          <w:ins w:id="77" w:author="wait lee" w:date="2015-05-08T16:57:00Z"/>
        </w:trPr>
        <w:tc>
          <w:tcPr>
            <w:tcW w:w="689" w:type="dxa"/>
          </w:tcPr>
          <w:p w:rsidR="0089725B" w:rsidRDefault="0089725B" w:rsidP="00290F86">
            <w:pPr>
              <w:pStyle w:val="a3"/>
              <w:spacing w:line="276" w:lineRule="auto"/>
              <w:ind w:firstLineChars="0" w:firstLine="0"/>
              <w:rPr>
                <w:ins w:id="78" w:author="wait lee" w:date="2015-05-08T16:57:00Z"/>
              </w:rPr>
            </w:pPr>
            <w:ins w:id="79" w:author="wait lee" w:date="2015-05-08T16:57:00Z">
              <w:r>
                <w:rPr>
                  <w:rFonts w:hint="eastAsia"/>
                </w:rPr>
                <w:t>9</w:t>
              </w:r>
            </w:ins>
          </w:p>
        </w:tc>
        <w:tc>
          <w:tcPr>
            <w:tcW w:w="1097" w:type="dxa"/>
          </w:tcPr>
          <w:p w:rsidR="0089725B" w:rsidRDefault="0089725B" w:rsidP="00290F86">
            <w:pPr>
              <w:pStyle w:val="a3"/>
              <w:spacing w:line="276" w:lineRule="auto"/>
              <w:ind w:firstLineChars="0" w:firstLine="0"/>
              <w:rPr>
                <w:ins w:id="80" w:author="wait lee" w:date="2015-05-08T16:57:00Z"/>
              </w:rPr>
            </w:pPr>
            <w:ins w:id="81" w:author="wait lee" w:date="2015-05-08T16:57:00Z">
              <w:r>
                <w:rPr>
                  <w:rFonts w:hint="eastAsia"/>
                </w:rPr>
                <w:t>成员电话</w:t>
              </w:r>
            </w:ins>
          </w:p>
        </w:tc>
        <w:tc>
          <w:tcPr>
            <w:tcW w:w="1173" w:type="dxa"/>
          </w:tcPr>
          <w:p w:rsidR="0089725B" w:rsidRPr="00324A8B" w:rsidRDefault="0089725B" w:rsidP="00290F86">
            <w:pPr>
              <w:pStyle w:val="a3"/>
              <w:spacing w:line="276" w:lineRule="auto"/>
              <w:ind w:firstLineChars="0" w:firstLine="0"/>
              <w:rPr>
                <w:ins w:id="82" w:author="wait lee" w:date="2015-05-08T16:57:00Z"/>
              </w:rPr>
            </w:pPr>
            <w:proofErr w:type="spellStart"/>
            <w:ins w:id="83" w:author="wait lee" w:date="2015-05-08T16:57:00Z">
              <w:r>
                <w:t>tel</w:t>
              </w:r>
              <w:proofErr w:type="spellEnd"/>
            </w:ins>
          </w:p>
        </w:tc>
        <w:tc>
          <w:tcPr>
            <w:tcW w:w="1336" w:type="dxa"/>
          </w:tcPr>
          <w:p w:rsidR="0089725B" w:rsidRDefault="0089725B" w:rsidP="00290F86">
            <w:pPr>
              <w:pStyle w:val="a3"/>
              <w:spacing w:line="276" w:lineRule="auto"/>
              <w:ind w:firstLineChars="0" w:firstLine="0"/>
              <w:rPr>
                <w:ins w:id="84" w:author="wait lee" w:date="2015-05-08T16:57:00Z"/>
              </w:rPr>
            </w:pPr>
            <w:proofErr w:type="spellStart"/>
            <w:ins w:id="85" w:author="wait lee" w:date="2015-05-08T16:57:00Z">
              <w:r>
                <w:t>V</w:t>
              </w:r>
              <w:r>
                <w:rPr>
                  <w:rFonts w:hint="eastAsia"/>
                </w:rPr>
                <w:t>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11)</w:t>
              </w:r>
            </w:ins>
          </w:p>
        </w:tc>
        <w:tc>
          <w:tcPr>
            <w:tcW w:w="705" w:type="dxa"/>
          </w:tcPr>
          <w:p w:rsidR="0089725B" w:rsidRDefault="0089725B" w:rsidP="00290F86">
            <w:pPr>
              <w:pStyle w:val="a3"/>
              <w:spacing w:line="276" w:lineRule="auto"/>
              <w:ind w:firstLineChars="0" w:firstLine="0"/>
              <w:rPr>
                <w:ins w:id="86" w:author="wait lee" w:date="2015-05-08T16:57:00Z"/>
              </w:rPr>
            </w:pPr>
            <w:ins w:id="87" w:author="wait lee" w:date="2015-05-08T16:57:00Z">
              <w:r>
                <w:rPr>
                  <w:rFonts w:hint="eastAsia"/>
                </w:rPr>
                <w:t>可控</w:t>
              </w:r>
            </w:ins>
          </w:p>
        </w:tc>
        <w:tc>
          <w:tcPr>
            <w:tcW w:w="3296" w:type="dxa"/>
          </w:tcPr>
          <w:p w:rsidR="0089725B" w:rsidRDefault="0089725B" w:rsidP="00290F86">
            <w:pPr>
              <w:pStyle w:val="a3"/>
              <w:spacing w:line="276" w:lineRule="auto"/>
              <w:ind w:firstLineChars="0" w:firstLine="0"/>
              <w:rPr>
                <w:ins w:id="88" w:author="wait lee" w:date="2015-05-08T16:57:00Z"/>
              </w:rPr>
            </w:pPr>
            <w:ins w:id="89" w:author="wait lee" w:date="2015-05-08T16:57:00Z">
              <w:r>
                <w:rPr>
                  <w:rFonts w:hint="eastAsia"/>
                </w:rPr>
                <w:t>成员的电话号</w:t>
              </w:r>
            </w:ins>
          </w:p>
        </w:tc>
      </w:tr>
    </w:tbl>
    <w:p w:rsidR="00DF4638" w:rsidRDefault="00A03B99" w:rsidP="00290F86">
      <w:pPr>
        <w:pStyle w:val="a3"/>
        <w:spacing w:line="276" w:lineRule="auto"/>
        <w:ind w:firstLineChars="0"/>
        <w:rPr>
          <w:ins w:id="90" w:author="wait lee" w:date="2015-05-08T17:00:00Z"/>
          <w:color w:val="FF0000"/>
        </w:rPr>
      </w:pPr>
      <w:ins w:id="91" w:author="wait lee" w:date="2015-05-08T17:08:00Z">
        <w:r>
          <w:t>自注册</w:t>
        </w:r>
      </w:ins>
      <w:r w:rsidR="00F76021">
        <w:t>用户表</w:t>
      </w:r>
      <w:ins w:id="92" w:author="sl" w:date="2015-05-07T18:46:00Z">
        <w:r w:rsidR="006152F2">
          <w:rPr>
            <w:rFonts w:hint="eastAsia"/>
          </w:rPr>
          <w:t xml:space="preserve"> </w:t>
        </w:r>
        <w:r w:rsidR="006152F2" w:rsidRPr="006C110F">
          <w:rPr>
            <w:rFonts w:hint="eastAsia"/>
            <w:color w:val="FF0000"/>
            <w:rPrChange w:id="93" w:author="wait lee" w:date="2015-05-08T16:51:00Z">
              <w:rPr>
                <w:rFonts w:hint="eastAsia"/>
              </w:rPr>
            </w:rPrChange>
          </w:rPr>
          <w:t>我们需要有多张用户表，需要</w:t>
        </w:r>
      </w:ins>
      <w:ins w:id="94" w:author="sl" w:date="2015-05-07T18:47:00Z">
        <w:r w:rsidR="006152F2" w:rsidRPr="006C110F">
          <w:rPr>
            <w:rFonts w:hint="eastAsia"/>
            <w:color w:val="FF0000"/>
            <w:rPrChange w:id="95" w:author="wait lee" w:date="2015-05-08T16:51:00Z">
              <w:rPr>
                <w:rFonts w:hint="eastAsia"/>
              </w:rPr>
            </w:rPrChange>
          </w:rPr>
          <w:t>有客户相关的信息，</w:t>
        </w:r>
        <w:r w:rsidR="006152F2" w:rsidRPr="006C110F">
          <w:rPr>
            <w:color w:val="FF0000"/>
            <w:rPrChange w:id="96" w:author="wait lee" w:date="2015-05-08T16:51:00Z">
              <w:rPr/>
            </w:rPrChange>
          </w:rPr>
          <w:t xml:space="preserve"> </w:t>
        </w:r>
        <w:r w:rsidR="006152F2" w:rsidRPr="006C110F">
          <w:rPr>
            <w:rFonts w:hint="eastAsia"/>
            <w:color w:val="FF0000"/>
            <w:rPrChange w:id="97" w:author="wait lee" w:date="2015-05-08T16:51:00Z">
              <w:rPr>
                <w:rFonts w:hint="eastAsia"/>
              </w:rPr>
            </w:rPrChange>
          </w:rPr>
          <w:t>比如</w:t>
        </w:r>
        <w:r w:rsidR="006152F2" w:rsidRPr="006C110F">
          <w:rPr>
            <w:color w:val="FF0000"/>
            <w:rPrChange w:id="98" w:author="wait lee" w:date="2015-05-08T16:51:00Z">
              <w:rPr/>
            </w:rPrChange>
          </w:rPr>
          <w:t>A</w:t>
        </w:r>
        <w:r w:rsidR="006152F2" w:rsidRPr="006C110F">
          <w:rPr>
            <w:rFonts w:hint="eastAsia"/>
            <w:color w:val="FF0000"/>
            <w:rPrChange w:id="99" w:author="wait lee" w:date="2015-05-08T16:51:00Z">
              <w:rPr>
                <w:rFonts w:hint="eastAsia"/>
              </w:rPr>
            </w:rPrChange>
          </w:rPr>
          <w:t>用户和</w:t>
        </w:r>
        <w:r w:rsidR="006152F2" w:rsidRPr="006C110F">
          <w:rPr>
            <w:color w:val="FF0000"/>
            <w:rPrChange w:id="100" w:author="wait lee" w:date="2015-05-08T16:51:00Z">
              <w:rPr/>
            </w:rPrChange>
          </w:rPr>
          <w:t>B</w:t>
        </w:r>
        <w:r w:rsidR="006152F2" w:rsidRPr="006C110F">
          <w:rPr>
            <w:rFonts w:hint="eastAsia"/>
            <w:color w:val="FF0000"/>
            <w:rPrChange w:id="101" w:author="wait lee" w:date="2015-05-08T16:51:00Z">
              <w:rPr>
                <w:rFonts w:hint="eastAsia"/>
              </w:rPr>
            </w:rPrChange>
          </w:rPr>
          <w:t>用户，</w:t>
        </w:r>
        <w:r w:rsidR="006152F2" w:rsidRPr="006C110F">
          <w:rPr>
            <w:color w:val="FF0000"/>
            <w:rPrChange w:id="102" w:author="wait lee" w:date="2015-05-08T16:51:00Z">
              <w:rPr/>
            </w:rPrChange>
          </w:rPr>
          <w:t xml:space="preserve"> </w:t>
        </w:r>
        <w:r w:rsidR="006152F2" w:rsidRPr="006C110F">
          <w:rPr>
            <w:rFonts w:hint="eastAsia"/>
            <w:color w:val="FF0000"/>
            <w:rPrChange w:id="103" w:author="wait lee" w:date="2015-05-08T16:51:00Z">
              <w:rPr>
                <w:rFonts w:hint="eastAsia"/>
              </w:rPr>
            </w:rPrChange>
          </w:rPr>
          <w:t>用户表是不一样的，需要区分一下。</w:t>
        </w:r>
      </w:ins>
      <w:ins w:id="104" w:author="sl" w:date="2015-05-07T18:48:00Z">
        <w:r w:rsidR="00EA4945" w:rsidRPr="006C110F">
          <w:rPr>
            <w:rFonts w:hint="eastAsia"/>
            <w:color w:val="FF0000"/>
            <w:rPrChange w:id="105" w:author="wait lee" w:date="2015-05-08T16:51:00Z">
              <w:rPr>
                <w:rFonts w:hint="eastAsia"/>
              </w:rPr>
            </w:rPrChange>
          </w:rPr>
          <w:t>（增加一个</w:t>
        </w:r>
        <w:r w:rsidR="00EA4945" w:rsidRPr="006C110F">
          <w:rPr>
            <w:color w:val="FF0000"/>
            <w:rPrChange w:id="106" w:author="wait lee" w:date="2015-05-08T16:51:00Z">
              <w:rPr/>
            </w:rPrChange>
          </w:rPr>
          <w:t>GROUP</w:t>
        </w:r>
        <w:r w:rsidR="00EA4945" w:rsidRPr="006C110F">
          <w:rPr>
            <w:rFonts w:hint="eastAsia"/>
            <w:color w:val="FF0000"/>
            <w:rPrChange w:id="107" w:author="wait lee" w:date="2015-05-08T16:51:00Z">
              <w:rPr>
                <w:rFonts w:hint="eastAsia"/>
              </w:rPr>
            </w:rPrChange>
          </w:rPr>
          <w:t>的选项页可以）</w:t>
        </w:r>
      </w:ins>
      <w:ins w:id="108" w:author="sl" w:date="2015-05-08T13:46:00Z">
        <w:r w:rsidR="00BE020C" w:rsidRPr="006C110F">
          <w:rPr>
            <w:rFonts w:hint="eastAsia"/>
            <w:color w:val="FF0000"/>
            <w:rPrChange w:id="109" w:author="wait lee" w:date="2015-05-08T16:51:00Z">
              <w:rPr>
                <w:rFonts w:hint="eastAsia"/>
              </w:rPr>
            </w:rPrChange>
          </w:rPr>
          <w:t>；</w:t>
        </w:r>
      </w:ins>
    </w:p>
    <w:p w:rsidR="001723A0" w:rsidRPr="0046446E" w:rsidRDefault="001723A0" w:rsidP="00290F86">
      <w:pPr>
        <w:pStyle w:val="a3"/>
        <w:spacing w:line="276" w:lineRule="auto"/>
        <w:ind w:firstLineChars="0"/>
        <w:rPr>
          <w:ins w:id="110" w:author="sl" w:date="2015-05-08T13:46:00Z"/>
          <w:color w:val="70AD47" w:themeColor="accent6"/>
          <w:rPrChange w:id="111" w:author="wait lee" w:date="2015-05-08T17:01:00Z">
            <w:rPr>
              <w:ins w:id="112" w:author="sl" w:date="2015-05-08T13:46:00Z"/>
            </w:rPr>
          </w:rPrChange>
        </w:rPr>
      </w:pPr>
      <w:ins w:id="113" w:author="wait lee" w:date="2015-05-08T17:00:00Z">
        <w:r w:rsidRPr="0046446E">
          <w:rPr>
            <w:rFonts w:hint="eastAsia"/>
            <w:color w:val="70AD47" w:themeColor="accent6"/>
            <w:rPrChange w:id="114" w:author="wait lee" w:date="2015-05-08T17:01:00Z">
              <w:rPr>
                <w:rFonts w:hint="eastAsia"/>
                <w:color w:val="FF0000"/>
              </w:rPr>
            </w:rPrChange>
          </w:rPr>
          <w:t>下表已经增加</w:t>
        </w:r>
        <w:r w:rsidRPr="0046446E">
          <w:rPr>
            <w:color w:val="70AD47" w:themeColor="accent6"/>
            <w:rPrChange w:id="115" w:author="wait lee" w:date="2015-05-08T17:01:00Z">
              <w:rPr>
                <w:color w:val="FF0000"/>
              </w:rPr>
            </w:rPrChange>
          </w:rPr>
          <w:t>group</w:t>
        </w:r>
        <w:r w:rsidRPr="0046446E">
          <w:rPr>
            <w:rFonts w:hint="eastAsia"/>
            <w:color w:val="70AD47" w:themeColor="accent6"/>
            <w:rPrChange w:id="116" w:author="wait lee" w:date="2015-05-08T17:01:00Z">
              <w:rPr>
                <w:rFonts w:hint="eastAsia"/>
                <w:color w:val="FF0000"/>
              </w:rPr>
            </w:rPrChange>
          </w:rPr>
          <w:t>字段</w:t>
        </w:r>
      </w:ins>
    </w:p>
    <w:p w:rsidR="00BE020C" w:rsidRDefault="00BE020C" w:rsidP="00290F86">
      <w:pPr>
        <w:pStyle w:val="a3"/>
        <w:spacing w:line="276" w:lineRule="auto"/>
        <w:ind w:firstLineChars="0"/>
        <w:rPr>
          <w:ins w:id="117" w:author="sl" w:date="2015-05-08T13:49:00Z"/>
        </w:rPr>
      </w:pPr>
      <w:ins w:id="118" w:author="sl" w:date="2015-05-08T13:46:00Z">
        <w:r>
          <w:rPr>
            <w:rFonts w:hint="eastAsia"/>
          </w:rPr>
          <w:t>这里面还需要</w:t>
        </w:r>
      </w:ins>
      <w:ins w:id="119" w:author="sl" w:date="2015-05-08T13:47:00Z">
        <w:r>
          <w:rPr>
            <w:rFonts w:hint="eastAsia"/>
          </w:rPr>
          <w:t>加入几个字段：</w:t>
        </w:r>
      </w:ins>
    </w:p>
    <w:p w:rsidR="00BE020C" w:rsidRDefault="00BE020C" w:rsidP="00290F86">
      <w:pPr>
        <w:pStyle w:val="a3"/>
        <w:spacing w:line="276" w:lineRule="auto"/>
        <w:ind w:firstLineChars="0"/>
        <w:rPr>
          <w:ins w:id="120" w:author="wait lee" w:date="2015-05-08T17:15:00Z"/>
          <w:color w:val="FF0000"/>
        </w:rPr>
      </w:pPr>
      <w:ins w:id="121" w:author="sl" w:date="2015-05-08T13:47:00Z">
        <w:r w:rsidRPr="006C110F">
          <w:rPr>
            <w:color w:val="FF0000"/>
            <w:rPrChange w:id="122" w:author="wait lee" w:date="2015-05-08T16:51:00Z">
              <w:rPr/>
            </w:rPrChange>
          </w:rPr>
          <w:t xml:space="preserve">1 </w:t>
        </w:r>
        <w:r w:rsidRPr="006C110F">
          <w:rPr>
            <w:rFonts w:hint="eastAsia"/>
            <w:color w:val="FF0000"/>
            <w:rPrChange w:id="123" w:author="wait lee" w:date="2015-05-08T16:51:00Z">
              <w:rPr>
                <w:rFonts w:hint="eastAsia"/>
              </w:rPr>
            </w:rPrChange>
          </w:rPr>
          <w:t>客户来源（自己注册，</w:t>
        </w:r>
        <w:r w:rsidRPr="006C110F">
          <w:rPr>
            <w:color w:val="FF0000"/>
            <w:rPrChange w:id="124" w:author="wait lee" w:date="2015-05-08T16:51:00Z">
              <w:rPr/>
            </w:rPrChange>
          </w:rPr>
          <w:t xml:space="preserve"> </w:t>
        </w:r>
        <w:r w:rsidRPr="006C110F">
          <w:rPr>
            <w:rFonts w:hint="eastAsia"/>
            <w:color w:val="FF0000"/>
            <w:rPrChange w:id="125" w:author="wait lee" w:date="2015-05-08T16:51:00Z">
              <w:rPr>
                <w:rFonts w:hint="eastAsia"/>
              </w:rPr>
            </w:rPrChange>
          </w:rPr>
          <w:t>手工输入还是系统原来批量转入等选型）</w:t>
        </w:r>
      </w:ins>
      <w:ins w:id="126" w:author="sl" w:date="2015-05-08T13:49:00Z">
        <w:r w:rsidRPr="006C110F">
          <w:rPr>
            <w:rFonts w:hint="eastAsia"/>
            <w:color w:val="FF0000"/>
            <w:rPrChange w:id="127" w:author="wait lee" w:date="2015-05-08T16:51:00Z">
              <w:rPr>
                <w:rFonts w:hint="eastAsia"/>
              </w:rPr>
            </w:rPrChange>
          </w:rPr>
          <w:t>。</w:t>
        </w:r>
        <w:r w:rsidRPr="006C110F">
          <w:rPr>
            <w:color w:val="FF0000"/>
            <w:rPrChange w:id="128" w:author="wait lee" w:date="2015-05-08T16:51:00Z">
              <w:rPr/>
            </w:rPrChange>
          </w:rPr>
          <w:t xml:space="preserve"> </w:t>
        </w:r>
        <w:r w:rsidRPr="006C110F">
          <w:rPr>
            <w:rFonts w:hint="eastAsia"/>
            <w:color w:val="FF0000"/>
            <w:rPrChange w:id="129" w:author="wait lee" w:date="2015-05-08T16:51:00Z">
              <w:rPr>
                <w:rFonts w:hint="eastAsia"/>
              </w:rPr>
            </w:rPrChange>
          </w:rPr>
          <w:t>对于非自己注册，需要提供数据库录入人员，批准人员等信息</w:t>
        </w:r>
      </w:ins>
    </w:p>
    <w:p w:rsidR="00C215B3" w:rsidRPr="00C215B3" w:rsidRDefault="00C215B3" w:rsidP="00290F86">
      <w:pPr>
        <w:pStyle w:val="a3"/>
        <w:spacing w:line="276" w:lineRule="auto"/>
        <w:ind w:firstLineChars="0"/>
        <w:rPr>
          <w:ins w:id="130" w:author="sl" w:date="2015-05-08T13:49:00Z"/>
          <w:color w:val="70AD47" w:themeColor="accent6"/>
          <w:rPrChange w:id="131" w:author="wait lee" w:date="2015-05-08T17:17:00Z">
            <w:rPr>
              <w:ins w:id="132" w:author="sl" w:date="2015-05-08T13:49:00Z"/>
            </w:rPr>
          </w:rPrChange>
        </w:rPr>
      </w:pPr>
      <w:ins w:id="133" w:author="wait lee" w:date="2015-05-08T17:16:00Z">
        <w:r w:rsidRPr="00C215B3">
          <w:rPr>
            <w:rFonts w:hint="eastAsia"/>
            <w:color w:val="70AD47" w:themeColor="accent6"/>
            <w:rPrChange w:id="134" w:author="wait lee" w:date="2015-05-08T17:17:00Z">
              <w:rPr>
                <w:rFonts w:hint="eastAsia"/>
                <w:color w:val="FF0000"/>
              </w:rPr>
            </w:rPrChange>
          </w:rPr>
          <w:t>下表中</w:t>
        </w:r>
        <w:r w:rsidRPr="00C215B3">
          <w:rPr>
            <w:color w:val="70AD47" w:themeColor="accent6"/>
            <w:rPrChange w:id="135" w:author="wait lee" w:date="2015-05-08T17:17:00Z">
              <w:rPr>
                <w:color w:val="FF0000"/>
              </w:rPr>
            </w:rPrChange>
          </w:rPr>
          <w:t>type</w:t>
        </w:r>
        <w:r w:rsidRPr="00C215B3">
          <w:rPr>
            <w:rFonts w:hint="eastAsia"/>
            <w:color w:val="70AD47" w:themeColor="accent6"/>
            <w:rPrChange w:id="136" w:author="wait lee" w:date="2015-05-08T17:17:00Z">
              <w:rPr>
                <w:rFonts w:hint="eastAsia"/>
                <w:color w:val="FF0000"/>
              </w:rPr>
            </w:rPrChange>
          </w:rPr>
          <w:t>字段表示自注册</w:t>
        </w:r>
        <w:r w:rsidRPr="00C215B3">
          <w:rPr>
            <w:color w:val="70AD47" w:themeColor="accent6"/>
            <w:rPrChange w:id="137" w:author="wait lee" w:date="2015-05-08T17:17:00Z">
              <w:rPr>
                <w:color w:val="FF0000"/>
              </w:rPr>
            </w:rPrChange>
          </w:rPr>
          <w:t>/</w:t>
        </w:r>
        <w:r w:rsidRPr="00C215B3">
          <w:rPr>
            <w:rFonts w:hint="eastAsia"/>
            <w:color w:val="70AD47" w:themeColor="accent6"/>
            <w:rPrChange w:id="138" w:author="wait lee" w:date="2015-05-08T17:17:00Z">
              <w:rPr>
                <w:rFonts w:hint="eastAsia"/>
                <w:color w:val="FF0000"/>
              </w:rPr>
            </w:rPrChange>
          </w:rPr>
          <w:t>手工输入</w:t>
        </w:r>
        <w:r w:rsidRPr="00C215B3">
          <w:rPr>
            <w:color w:val="70AD47" w:themeColor="accent6"/>
            <w:rPrChange w:id="139" w:author="wait lee" w:date="2015-05-08T17:17:00Z">
              <w:rPr>
                <w:color w:val="FF0000"/>
              </w:rPr>
            </w:rPrChange>
          </w:rPr>
          <w:t>/</w:t>
        </w:r>
        <w:r w:rsidRPr="00C215B3">
          <w:rPr>
            <w:rFonts w:hint="eastAsia"/>
            <w:color w:val="70AD47" w:themeColor="accent6"/>
            <w:rPrChange w:id="140" w:author="wait lee" w:date="2015-05-08T17:17:00Z">
              <w:rPr>
                <w:rFonts w:hint="eastAsia"/>
                <w:color w:val="FF0000"/>
              </w:rPr>
            </w:rPrChange>
          </w:rPr>
          <w:t>导入，添加了</w:t>
        </w:r>
        <w:proofErr w:type="spellStart"/>
        <w:r w:rsidRPr="00C215B3">
          <w:rPr>
            <w:color w:val="70AD47" w:themeColor="accent6"/>
            <w:rPrChange w:id="141" w:author="wait lee" w:date="2015-05-08T17:17:00Z">
              <w:rPr/>
            </w:rPrChange>
          </w:rPr>
          <w:t>entry_person</w:t>
        </w:r>
        <w:proofErr w:type="spellEnd"/>
        <w:r w:rsidRPr="00C215B3">
          <w:rPr>
            <w:rFonts w:hint="eastAsia"/>
            <w:color w:val="70AD47" w:themeColor="accent6"/>
            <w:rPrChange w:id="142" w:author="wait lee" w:date="2015-05-08T17:17:00Z">
              <w:rPr>
                <w:rFonts w:hint="eastAsia"/>
              </w:rPr>
            </w:rPrChange>
          </w:rPr>
          <w:t>和</w:t>
        </w:r>
        <w:proofErr w:type="spellStart"/>
        <w:r w:rsidRPr="00C215B3">
          <w:rPr>
            <w:color w:val="70AD47" w:themeColor="accent6"/>
            <w:rPrChange w:id="143" w:author="wait lee" w:date="2015-05-08T17:17:00Z">
              <w:rPr/>
            </w:rPrChange>
          </w:rPr>
          <w:t>authorize_person</w:t>
        </w:r>
        <w:proofErr w:type="spellEnd"/>
        <w:r w:rsidRPr="00C215B3">
          <w:rPr>
            <w:rFonts w:hint="eastAsia"/>
            <w:color w:val="70AD47" w:themeColor="accent6"/>
            <w:rPrChange w:id="144" w:author="wait lee" w:date="2015-05-08T17:17:00Z">
              <w:rPr>
                <w:rFonts w:hint="eastAsia"/>
              </w:rPr>
            </w:rPrChange>
          </w:rPr>
          <w:t>字段</w:t>
        </w:r>
      </w:ins>
      <w:ins w:id="145" w:author="wait lee" w:date="2015-05-08T17:17:00Z">
        <w:r w:rsidRPr="00C215B3">
          <w:rPr>
            <w:rFonts w:hint="eastAsia"/>
            <w:color w:val="70AD47" w:themeColor="accent6"/>
            <w:rPrChange w:id="146" w:author="wait lee" w:date="2015-05-08T17:17:00Z">
              <w:rPr>
                <w:rFonts w:hint="eastAsia"/>
              </w:rPr>
            </w:rPrChange>
          </w:rPr>
          <w:t>标识录入人员和批准人员，自注册的为默认</w:t>
        </w:r>
        <w:proofErr w:type="gramStart"/>
        <w:r w:rsidRPr="00C215B3">
          <w:rPr>
            <w:color w:val="70AD47" w:themeColor="accent6"/>
            <w:rPrChange w:id="147" w:author="wait lee" w:date="2015-05-08T17:17:00Z">
              <w:rPr/>
            </w:rPrChange>
          </w:rPr>
          <w:t>”</w:t>
        </w:r>
        <w:proofErr w:type="gramEnd"/>
        <w:r w:rsidRPr="00C215B3">
          <w:rPr>
            <w:color w:val="70AD47" w:themeColor="accent6"/>
            <w:rPrChange w:id="148" w:author="wait lee" w:date="2015-05-08T17:17:00Z">
              <w:rPr/>
            </w:rPrChange>
          </w:rPr>
          <w:t>null“</w:t>
        </w:r>
        <w:r w:rsidRPr="00C215B3">
          <w:rPr>
            <w:rFonts w:hint="eastAsia"/>
            <w:color w:val="70AD47" w:themeColor="accent6"/>
            <w:rPrChange w:id="149" w:author="wait lee" w:date="2015-05-08T17:17:00Z">
              <w:rPr>
                <w:rFonts w:hint="eastAsia"/>
              </w:rPr>
            </w:rPrChange>
          </w:rPr>
          <w:t>。</w:t>
        </w:r>
      </w:ins>
    </w:p>
    <w:p w:rsidR="00BE020C" w:rsidRDefault="00BE020C" w:rsidP="00290F86">
      <w:pPr>
        <w:pStyle w:val="a3"/>
        <w:spacing w:line="276" w:lineRule="auto"/>
        <w:ind w:firstLineChars="0"/>
        <w:rPr>
          <w:ins w:id="150" w:author="wait lee" w:date="2015-05-08T17:15:00Z"/>
          <w:color w:val="FF0000"/>
        </w:rPr>
      </w:pPr>
      <w:ins w:id="151" w:author="sl" w:date="2015-05-08T13:47:00Z">
        <w:r w:rsidRPr="006C110F">
          <w:rPr>
            <w:color w:val="FF0000"/>
            <w:rPrChange w:id="152" w:author="wait lee" w:date="2015-05-08T16:51:00Z">
              <w:rPr/>
            </w:rPrChange>
          </w:rPr>
          <w:t xml:space="preserve">2 </w:t>
        </w:r>
        <w:r w:rsidRPr="006C110F">
          <w:rPr>
            <w:rFonts w:hint="eastAsia"/>
            <w:color w:val="FF0000"/>
            <w:rPrChange w:id="153" w:author="wait lee" w:date="2015-05-08T16:51:00Z">
              <w:rPr>
                <w:rFonts w:hint="eastAsia"/>
              </w:rPr>
            </w:rPrChange>
          </w:rPr>
          <w:t>注册时间</w:t>
        </w:r>
      </w:ins>
      <w:ins w:id="154" w:author="sl" w:date="2015-05-08T13:48:00Z">
        <w:r w:rsidRPr="006C110F">
          <w:rPr>
            <w:rFonts w:hint="eastAsia"/>
            <w:color w:val="FF0000"/>
            <w:rPrChange w:id="155" w:author="wait lee" w:date="2015-05-08T16:51:00Z">
              <w:rPr>
                <w:rFonts w:hint="eastAsia"/>
              </w:rPr>
            </w:rPrChange>
          </w:rPr>
          <w:t>，</w:t>
        </w:r>
      </w:ins>
    </w:p>
    <w:p w:rsidR="00C215B3" w:rsidRPr="00C215B3" w:rsidRDefault="00C215B3" w:rsidP="00290F86">
      <w:pPr>
        <w:pStyle w:val="a3"/>
        <w:spacing w:line="276" w:lineRule="auto"/>
        <w:ind w:firstLineChars="0"/>
        <w:rPr>
          <w:ins w:id="156" w:author="sl" w:date="2015-05-08T13:49:00Z"/>
          <w:color w:val="70AD47" w:themeColor="accent6"/>
          <w:rPrChange w:id="157" w:author="wait lee" w:date="2015-05-08T17:15:00Z">
            <w:rPr>
              <w:ins w:id="158" w:author="sl" w:date="2015-05-08T13:49:00Z"/>
            </w:rPr>
          </w:rPrChange>
        </w:rPr>
      </w:pPr>
      <w:ins w:id="159" w:author="wait lee" w:date="2015-05-08T17:15:00Z">
        <w:r w:rsidRPr="00C215B3">
          <w:rPr>
            <w:rFonts w:hint="eastAsia"/>
            <w:color w:val="70AD47" w:themeColor="accent6"/>
            <w:rPrChange w:id="160" w:author="wait lee" w:date="2015-05-08T17:15:00Z">
              <w:rPr>
                <w:rFonts w:hint="eastAsia"/>
                <w:color w:val="FF0000"/>
              </w:rPr>
            </w:rPrChange>
          </w:rPr>
          <w:t>已经添加</w:t>
        </w:r>
      </w:ins>
    </w:p>
    <w:p w:rsidR="00BE020C" w:rsidRDefault="00BE020C" w:rsidP="00290F86">
      <w:pPr>
        <w:pStyle w:val="a3"/>
        <w:spacing w:line="276" w:lineRule="auto"/>
        <w:ind w:firstLineChars="0"/>
        <w:rPr>
          <w:ins w:id="161" w:author="wait lee" w:date="2015-05-08T17:47:00Z"/>
          <w:color w:val="FF0000"/>
        </w:rPr>
      </w:pPr>
      <w:ins w:id="162" w:author="sl" w:date="2015-05-08T13:48:00Z">
        <w:r w:rsidRPr="006C110F">
          <w:rPr>
            <w:color w:val="FF0000"/>
            <w:rPrChange w:id="163" w:author="wait lee" w:date="2015-05-08T16:51:00Z">
              <w:rPr/>
            </w:rPrChange>
          </w:rPr>
          <w:t xml:space="preserve">3 </w:t>
        </w:r>
        <w:r w:rsidRPr="006C110F">
          <w:rPr>
            <w:rFonts w:hint="eastAsia"/>
            <w:color w:val="FF0000"/>
            <w:rPrChange w:id="164" w:author="wait lee" w:date="2015-05-08T16:51:00Z">
              <w:rPr>
                <w:rFonts w:hint="eastAsia"/>
              </w:rPr>
            </w:rPrChange>
          </w:rPr>
          <w:t>所有登陆</w:t>
        </w:r>
        <w:r w:rsidRPr="006C110F">
          <w:rPr>
            <w:color w:val="FF0000"/>
            <w:rPrChange w:id="165" w:author="wait lee" w:date="2015-05-08T16:51:00Z">
              <w:rPr/>
            </w:rPrChange>
          </w:rPr>
          <w:t xml:space="preserve"> </w:t>
        </w:r>
        <w:r w:rsidRPr="006C110F">
          <w:rPr>
            <w:rFonts w:hint="eastAsia"/>
            <w:color w:val="FF0000"/>
            <w:rPrChange w:id="166" w:author="wait lee" w:date="2015-05-08T16:51:00Z">
              <w:rPr>
                <w:rFonts w:hint="eastAsia"/>
              </w:rPr>
            </w:rPrChange>
          </w:rPr>
          <w:t>的记录（包括登录时间，退出时间，持续时间等内容</w:t>
        </w:r>
      </w:ins>
    </w:p>
    <w:p w:rsidR="00F15482" w:rsidRPr="00F15482" w:rsidRDefault="00F15482" w:rsidP="00290F86">
      <w:pPr>
        <w:pStyle w:val="a3"/>
        <w:spacing w:line="276" w:lineRule="auto"/>
        <w:ind w:firstLineChars="0"/>
        <w:rPr>
          <w:ins w:id="167" w:author="sl" w:date="2015-05-08T13:48:00Z"/>
          <w:color w:val="70AD47" w:themeColor="accent6"/>
          <w:rPrChange w:id="168" w:author="wait lee" w:date="2015-05-08T17:48:00Z">
            <w:rPr>
              <w:ins w:id="169" w:author="sl" w:date="2015-05-08T13:48:00Z"/>
            </w:rPr>
          </w:rPrChange>
        </w:rPr>
      </w:pPr>
      <w:ins w:id="170" w:author="wait lee" w:date="2015-05-08T17:47:00Z">
        <w:r w:rsidRPr="00F15482">
          <w:rPr>
            <w:rFonts w:hint="eastAsia"/>
            <w:color w:val="70AD47" w:themeColor="accent6"/>
            <w:rPrChange w:id="171" w:author="wait lee" w:date="2015-05-08T17:48:00Z">
              <w:rPr>
                <w:rFonts w:hint="eastAsia"/>
                <w:color w:val="FF0000"/>
              </w:rPr>
            </w:rPrChange>
          </w:rPr>
          <w:t>由于</w:t>
        </w:r>
        <w:r w:rsidRPr="00F15482">
          <w:rPr>
            <w:color w:val="70AD47" w:themeColor="accent6"/>
            <w:rPrChange w:id="172" w:author="wait lee" w:date="2015-05-08T17:48:00Z">
              <w:rPr>
                <w:color w:val="FF0000"/>
              </w:rPr>
            </w:rPrChange>
          </w:rPr>
          <w:t>app</w:t>
        </w:r>
        <w:r w:rsidRPr="00F15482">
          <w:rPr>
            <w:rFonts w:hint="eastAsia"/>
            <w:color w:val="70AD47" w:themeColor="accent6"/>
            <w:rPrChange w:id="173" w:author="wait lee" w:date="2015-05-08T17:48:00Z">
              <w:rPr>
                <w:rFonts w:hint="eastAsia"/>
                <w:color w:val="FF0000"/>
              </w:rPr>
            </w:rPrChange>
          </w:rPr>
          <w:t>的性质，用户</w:t>
        </w:r>
      </w:ins>
      <w:ins w:id="174" w:author="wait lee" w:date="2015-05-08T17:48:00Z">
        <w:r w:rsidRPr="00F15482">
          <w:rPr>
            <w:rFonts w:hint="eastAsia"/>
            <w:color w:val="70AD47" w:themeColor="accent6"/>
            <w:rPrChange w:id="175" w:author="wait lee" w:date="2015-05-08T17:48:00Z">
              <w:rPr>
                <w:rFonts w:hint="eastAsia"/>
                <w:color w:val="FF0000"/>
              </w:rPr>
            </w:rPrChange>
          </w:rPr>
          <w:t>登录和退出的频率可能会比较频繁和不规律，数据量比较大</w:t>
        </w:r>
      </w:ins>
      <w:ins w:id="176" w:author="wait lee" w:date="2015-05-08T17:49:00Z">
        <w:r w:rsidR="00102D80">
          <w:rPr>
            <w:color w:val="70AD47" w:themeColor="accent6"/>
          </w:rPr>
          <w:t>，不建议记录</w:t>
        </w:r>
        <w:r w:rsidR="00102D80">
          <w:rPr>
            <w:rFonts w:hint="eastAsia"/>
            <w:color w:val="70AD47" w:themeColor="accent6"/>
          </w:rPr>
          <w:t>。</w:t>
        </w:r>
      </w:ins>
      <w:ins w:id="177" w:author="sl" w:date="2015-05-10T22:27:00Z">
        <w:r w:rsidR="00060116">
          <w:rPr>
            <w:rFonts w:hint="eastAsia"/>
            <w:color w:val="70AD47" w:themeColor="accent6"/>
          </w:rPr>
          <w:t>我们还是需要！</w:t>
        </w:r>
      </w:ins>
    </w:p>
    <w:p w:rsidR="00BE020C" w:rsidRDefault="00BE020C" w:rsidP="00290F86">
      <w:pPr>
        <w:pStyle w:val="a3"/>
        <w:spacing w:line="276" w:lineRule="auto"/>
        <w:ind w:firstLineChars="0"/>
        <w:rPr>
          <w:ins w:id="178" w:author="wait lee" w:date="2015-05-08T17:43:00Z"/>
          <w:color w:val="FF0000"/>
        </w:rPr>
      </w:pPr>
      <w:ins w:id="179" w:author="sl" w:date="2015-05-08T13:49:00Z">
        <w:r w:rsidRPr="006C110F">
          <w:rPr>
            <w:color w:val="FF0000"/>
            <w:rPrChange w:id="180" w:author="wait lee" w:date="2015-05-08T16:51:00Z">
              <w:rPr/>
            </w:rPrChange>
          </w:rPr>
          <w:t xml:space="preserve">4 </w:t>
        </w:r>
      </w:ins>
      <w:ins w:id="181" w:author="sl" w:date="2015-05-08T13:50:00Z">
        <w:r w:rsidRPr="006C110F">
          <w:rPr>
            <w:rFonts w:hint="eastAsia"/>
            <w:color w:val="FF0000"/>
            <w:rPrChange w:id="182" w:author="wait lee" w:date="2015-05-08T16:51:00Z">
              <w:rPr>
                <w:rFonts w:hint="eastAsia"/>
              </w:rPr>
            </w:rPrChange>
          </w:rPr>
          <w:t>总的登记设备数目</w:t>
        </w:r>
      </w:ins>
      <w:ins w:id="183" w:author="sl" w:date="2015-05-08T13:51:00Z">
        <w:r w:rsidRPr="006C110F">
          <w:rPr>
            <w:rFonts w:hint="eastAsia"/>
            <w:color w:val="FF0000"/>
            <w:rPrChange w:id="184" w:author="wait lee" w:date="2015-05-08T16:51:00Z">
              <w:rPr>
                <w:rFonts w:hint="eastAsia"/>
              </w:rPr>
            </w:rPrChange>
          </w:rPr>
          <w:t>和清单</w:t>
        </w:r>
        <w:r w:rsidRPr="006C110F">
          <w:rPr>
            <w:color w:val="FF0000"/>
            <w:rPrChange w:id="185" w:author="wait lee" w:date="2015-05-08T16:51:00Z">
              <w:rPr/>
            </w:rPrChange>
          </w:rPr>
          <w:t xml:space="preserve"> </w:t>
        </w:r>
      </w:ins>
    </w:p>
    <w:p w:rsidR="00BF7EFF" w:rsidRPr="00BF7EFF" w:rsidRDefault="00BF7EFF" w:rsidP="00290F86">
      <w:pPr>
        <w:pStyle w:val="a3"/>
        <w:spacing w:line="276" w:lineRule="auto"/>
        <w:ind w:firstLineChars="0"/>
        <w:rPr>
          <w:ins w:id="186" w:author="sl" w:date="2015-05-08T13:58:00Z"/>
          <w:color w:val="70AD47" w:themeColor="accent6"/>
          <w:rPrChange w:id="187" w:author="wait lee" w:date="2015-05-08T17:43:00Z">
            <w:rPr>
              <w:ins w:id="188" w:author="sl" w:date="2015-05-08T13:58:00Z"/>
            </w:rPr>
          </w:rPrChange>
        </w:rPr>
      </w:pPr>
      <w:ins w:id="189" w:author="wait lee" w:date="2015-05-08T17:43:00Z">
        <w:r>
          <w:rPr>
            <w:color w:val="70AD47" w:themeColor="accent6"/>
          </w:rPr>
          <w:t>可以</w:t>
        </w:r>
        <w:r w:rsidRPr="00BF7EFF">
          <w:rPr>
            <w:rFonts w:hint="eastAsia"/>
            <w:color w:val="70AD47" w:themeColor="accent6"/>
            <w:rPrChange w:id="190" w:author="wait lee" w:date="2015-05-08T17:43:00Z">
              <w:rPr>
                <w:rFonts w:hint="eastAsia"/>
                <w:color w:val="FF0000"/>
              </w:rPr>
            </w:rPrChange>
          </w:rPr>
          <w:t>通过设备用户表进行表示</w:t>
        </w:r>
      </w:ins>
    </w:p>
    <w:p w:rsidR="000E18BE" w:rsidRDefault="000E18BE" w:rsidP="00290F86">
      <w:pPr>
        <w:pStyle w:val="a3"/>
        <w:spacing w:line="276" w:lineRule="auto"/>
        <w:ind w:firstLineChars="0"/>
        <w:rPr>
          <w:ins w:id="191" w:author="wait lee" w:date="2015-05-08T17:43:00Z"/>
          <w:color w:val="FF0000"/>
        </w:rPr>
      </w:pPr>
      <w:ins w:id="192" w:author="sl" w:date="2015-05-08T13:58:00Z">
        <w:r w:rsidRPr="006C110F">
          <w:rPr>
            <w:color w:val="FF0000"/>
            <w:rPrChange w:id="193" w:author="wait lee" w:date="2015-05-08T16:51:00Z">
              <w:rPr/>
            </w:rPrChange>
          </w:rPr>
          <w:t>5</w:t>
        </w:r>
      </w:ins>
      <w:ins w:id="194" w:author="sl" w:date="2015-05-08T13:59:00Z">
        <w:r w:rsidRPr="006C110F">
          <w:rPr>
            <w:color w:val="FF0000"/>
            <w:rPrChange w:id="195" w:author="wait lee" w:date="2015-05-08T16:51:00Z">
              <w:rPr/>
            </w:rPrChange>
          </w:rPr>
          <w:t xml:space="preserve"> </w:t>
        </w:r>
        <w:r w:rsidRPr="006C110F">
          <w:rPr>
            <w:rFonts w:hint="eastAsia"/>
            <w:color w:val="FF0000"/>
            <w:rPrChange w:id="196" w:author="wait lee" w:date="2015-05-08T16:51:00Z">
              <w:rPr>
                <w:rFonts w:hint="eastAsia"/>
              </w:rPr>
            </w:rPrChange>
          </w:rPr>
          <w:t>发布悬赏的记录清单和找到的记录的清单</w:t>
        </w:r>
      </w:ins>
    </w:p>
    <w:p w:rsidR="00E14D2B" w:rsidRPr="00E14D2B" w:rsidRDefault="00E14D2B" w:rsidP="00290F86">
      <w:pPr>
        <w:pStyle w:val="a3"/>
        <w:spacing w:line="276" w:lineRule="auto"/>
        <w:ind w:firstLineChars="0"/>
        <w:rPr>
          <w:ins w:id="197" w:author="sl" w:date="2015-05-08T14:03:00Z"/>
          <w:color w:val="70AD47" w:themeColor="accent6"/>
          <w:rPrChange w:id="198" w:author="wait lee" w:date="2015-05-08T17:44:00Z">
            <w:rPr>
              <w:ins w:id="199" w:author="sl" w:date="2015-05-08T14:03:00Z"/>
            </w:rPr>
          </w:rPrChange>
        </w:rPr>
      </w:pPr>
      <w:ins w:id="200" w:author="wait lee" w:date="2015-05-08T17:44:00Z">
        <w:r w:rsidRPr="00E14D2B">
          <w:rPr>
            <w:rFonts w:hint="eastAsia"/>
            <w:color w:val="70AD47" w:themeColor="accent6"/>
            <w:rPrChange w:id="201" w:author="wait lee" w:date="2015-05-08T17:44:00Z">
              <w:rPr>
                <w:rFonts w:hint="eastAsia"/>
                <w:color w:val="FF0000"/>
              </w:rPr>
            </w:rPrChange>
          </w:rPr>
          <w:t>通过</w:t>
        </w:r>
        <w:r w:rsidR="00AA2C1F">
          <w:rPr>
            <w:color w:val="70AD47" w:themeColor="accent6"/>
          </w:rPr>
          <w:t>下文</w:t>
        </w:r>
        <w:r w:rsidRPr="00E14D2B">
          <w:rPr>
            <w:rFonts w:hint="eastAsia"/>
            <w:color w:val="70AD47" w:themeColor="accent6"/>
            <w:rPrChange w:id="202" w:author="wait lee" w:date="2015-05-08T17:44:00Z">
              <w:rPr>
                <w:rFonts w:hint="eastAsia"/>
                <w:color w:val="FF0000"/>
              </w:rPr>
            </w:rPrChange>
          </w:rPr>
          <w:t>报案表可以表示</w:t>
        </w:r>
      </w:ins>
    </w:p>
    <w:p w:rsidR="00D977B1" w:rsidRDefault="000E18BE" w:rsidP="00290F86">
      <w:pPr>
        <w:pStyle w:val="a3"/>
        <w:spacing w:line="276" w:lineRule="auto"/>
        <w:ind w:firstLineChars="0"/>
        <w:rPr>
          <w:ins w:id="203" w:author="wait lee" w:date="2015-05-08T17:17:00Z"/>
          <w:color w:val="FF0000"/>
        </w:rPr>
      </w:pPr>
      <w:ins w:id="204" w:author="sl" w:date="2015-05-08T14:03:00Z">
        <w:r w:rsidRPr="006C110F">
          <w:rPr>
            <w:color w:val="FF0000"/>
            <w:rPrChange w:id="205" w:author="wait lee" w:date="2015-05-08T16:51:00Z">
              <w:rPr/>
            </w:rPrChange>
          </w:rPr>
          <w:t xml:space="preserve">6 </w:t>
        </w:r>
        <w:r w:rsidRPr="006C110F">
          <w:rPr>
            <w:rFonts w:hint="eastAsia"/>
            <w:color w:val="FF0000"/>
            <w:rPrChange w:id="206" w:author="wait lee" w:date="2015-05-08T16:51:00Z">
              <w:rPr>
                <w:rFonts w:hint="eastAsia"/>
              </w:rPr>
            </w:rPrChange>
          </w:rPr>
          <w:t>预留</w:t>
        </w:r>
        <w:r w:rsidRPr="006C110F">
          <w:rPr>
            <w:color w:val="FF0000"/>
            <w:rPrChange w:id="207" w:author="wait lee" w:date="2015-05-08T16:51:00Z">
              <w:rPr/>
            </w:rPrChange>
          </w:rPr>
          <w:t>5</w:t>
        </w:r>
        <w:r w:rsidRPr="006C110F">
          <w:rPr>
            <w:rFonts w:hint="eastAsia"/>
            <w:color w:val="FF0000"/>
            <w:rPrChange w:id="208" w:author="wait lee" w:date="2015-05-08T16:51:00Z">
              <w:rPr>
                <w:rFonts w:hint="eastAsia"/>
              </w:rPr>
            </w:rPrChange>
          </w:rPr>
          <w:t>个字段</w:t>
        </w:r>
      </w:ins>
    </w:p>
    <w:p w:rsidR="008609C8" w:rsidRPr="008609C8" w:rsidRDefault="008609C8" w:rsidP="00290F86">
      <w:pPr>
        <w:pStyle w:val="a3"/>
        <w:spacing w:line="276" w:lineRule="auto"/>
        <w:ind w:firstLineChars="0"/>
        <w:rPr>
          <w:color w:val="70AD47" w:themeColor="accent6"/>
          <w:rPrChange w:id="209" w:author="wait lee" w:date="2015-05-08T17:17:00Z">
            <w:rPr/>
          </w:rPrChange>
        </w:rPr>
      </w:pPr>
      <w:ins w:id="210" w:author="wait lee" w:date="2015-05-08T17:17:00Z">
        <w:r w:rsidRPr="008609C8">
          <w:rPr>
            <w:rFonts w:hint="eastAsia"/>
            <w:color w:val="70AD47" w:themeColor="accent6"/>
            <w:rPrChange w:id="211" w:author="wait lee" w:date="2015-05-08T17:17:00Z">
              <w:rPr>
                <w:rFonts w:hint="eastAsia"/>
                <w:color w:val="FF0000"/>
              </w:rPr>
            </w:rPrChange>
          </w:rPr>
          <w:t>已经添加</w:t>
        </w:r>
      </w:ins>
    </w:p>
    <w:tbl>
      <w:tblPr>
        <w:tblStyle w:val="a4"/>
        <w:tblpPr w:leftFromText="180" w:rightFromText="180" w:vertAnchor="text" w:horzAnchor="margin" w:tblpY="54"/>
        <w:tblW w:w="0" w:type="auto"/>
        <w:tblLayout w:type="fixed"/>
        <w:tblLook w:val="04A0" w:firstRow="1" w:lastRow="0" w:firstColumn="1" w:lastColumn="0" w:noHBand="0" w:noVBand="1"/>
        <w:tblPrChange w:id="212" w:author="wait lee" w:date="2015-05-08T17:06:00Z">
          <w:tblPr>
            <w:tblStyle w:val="a4"/>
            <w:tblpPr w:leftFromText="180" w:rightFromText="180" w:vertAnchor="text" w:horzAnchor="margin" w:tblpY="54"/>
            <w:tblW w:w="0" w:type="auto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668"/>
        <w:gridCol w:w="1170"/>
        <w:gridCol w:w="1672"/>
        <w:gridCol w:w="1305"/>
        <w:gridCol w:w="850"/>
        <w:gridCol w:w="2631"/>
        <w:tblGridChange w:id="213">
          <w:tblGrid>
            <w:gridCol w:w="668"/>
            <w:gridCol w:w="1170"/>
            <w:gridCol w:w="1559"/>
            <w:gridCol w:w="113"/>
            <w:gridCol w:w="1305"/>
            <w:gridCol w:w="850"/>
            <w:gridCol w:w="2631"/>
          </w:tblGrid>
        </w:tblGridChange>
      </w:tblGrid>
      <w:tr w:rsidR="00327771" w:rsidTr="00850EB2">
        <w:tc>
          <w:tcPr>
            <w:tcW w:w="668" w:type="dxa"/>
            <w:tcPrChange w:id="214" w:author="wait lee" w:date="2015-05-08T17:06:00Z">
              <w:tcPr>
                <w:tcW w:w="668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170" w:type="dxa"/>
            <w:tcPrChange w:id="215" w:author="wait lee" w:date="2015-05-08T17:06:00Z">
              <w:tcPr>
                <w:tcW w:w="1170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逻辑字段</w:t>
            </w:r>
          </w:p>
        </w:tc>
        <w:tc>
          <w:tcPr>
            <w:tcW w:w="1672" w:type="dxa"/>
            <w:tcPrChange w:id="216" w:author="wait lee" w:date="2015-05-08T17:06:00Z">
              <w:tcPr>
                <w:tcW w:w="1559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物理字段</w:t>
            </w:r>
          </w:p>
        </w:tc>
        <w:tc>
          <w:tcPr>
            <w:tcW w:w="1305" w:type="dxa"/>
            <w:tcPrChange w:id="217" w:author="wait lee" w:date="2015-05-08T17:06:00Z">
              <w:tcPr>
                <w:tcW w:w="1418" w:type="dxa"/>
                <w:gridSpan w:val="2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tcPrChange w:id="218" w:author="wait lee" w:date="2015-05-08T17:06:00Z">
              <w:tcPr>
                <w:tcW w:w="850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规则</w:t>
            </w:r>
          </w:p>
        </w:tc>
        <w:tc>
          <w:tcPr>
            <w:tcW w:w="2631" w:type="dxa"/>
            <w:tcPrChange w:id="219" w:author="wait lee" w:date="2015-05-08T17:06:00Z">
              <w:tcPr>
                <w:tcW w:w="2631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字段说明</w:t>
            </w:r>
          </w:p>
        </w:tc>
      </w:tr>
      <w:tr w:rsidR="00327771" w:rsidTr="00850EB2">
        <w:tc>
          <w:tcPr>
            <w:tcW w:w="668" w:type="dxa"/>
            <w:tcPrChange w:id="220" w:author="wait lee" w:date="2015-05-08T17:06:00Z">
              <w:tcPr>
                <w:tcW w:w="668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70" w:type="dxa"/>
            <w:tcPrChange w:id="221" w:author="wait lee" w:date="2015-05-08T17:06:00Z">
              <w:tcPr>
                <w:tcW w:w="1170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 w:rsidR="00F76021">
              <w:rPr>
                <w:rFonts w:hint="eastAsia"/>
              </w:rPr>
              <w:t>id</w:t>
            </w:r>
          </w:p>
        </w:tc>
        <w:tc>
          <w:tcPr>
            <w:tcW w:w="1672" w:type="dxa"/>
            <w:tcPrChange w:id="222" w:author="wait lee" w:date="2015-05-08T17:06:00Z">
              <w:tcPr>
                <w:tcW w:w="1559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user</w:t>
            </w:r>
            <w:r w:rsidR="00F76021">
              <w:t>_id</w:t>
            </w:r>
            <w:proofErr w:type="spellEnd"/>
          </w:p>
        </w:tc>
        <w:tc>
          <w:tcPr>
            <w:tcW w:w="1305" w:type="dxa"/>
            <w:tcPrChange w:id="223" w:author="wait lee" w:date="2015-05-08T17:06:00Z">
              <w:tcPr>
                <w:tcW w:w="1418" w:type="dxa"/>
                <w:gridSpan w:val="2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850" w:type="dxa"/>
            <w:tcPrChange w:id="224" w:author="wait lee" w:date="2015-05-08T17:06:00Z">
              <w:tcPr>
                <w:tcW w:w="850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631" w:type="dxa"/>
            <w:tcPrChange w:id="225" w:author="wait lee" w:date="2015-05-08T17:06:00Z">
              <w:tcPr>
                <w:tcW w:w="2631" w:type="dxa"/>
              </w:tcPr>
            </w:tcPrChange>
          </w:tcPr>
          <w:p w:rsidR="00F76021" w:rsidRDefault="00166FBE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具有唯一性，作为登录名</w:t>
            </w:r>
          </w:p>
        </w:tc>
      </w:tr>
      <w:tr w:rsidR="00327771" w:rsidTr="00850EB2">
        <w:tc>
          <w:tcPr>
            <w:tcW w:w="668" w:type="dxa"/>
            <w:tcPrChange w:id="226" w:author="wait lee" w:date="2015-05-08T17:06:00Z">
              <w:tcPr>
                <w:tcW w:w="668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70" w:type="dxa"/>
            <w:tcPrChange w:id="227" w:author="wait lee" w:date="2015-05-08T17:06:00Z">
              <w:tcPr>
                <w:tcW w:w="1170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 w:rsidR="00F76021">
              <w:rPr>
                <w:rFonts w:hint="eastAsia"/>
              </w:rPr>
              <w:t>名</w:t>
            </w:r>
          </w:p>
        </w:tc>
        <w:tc>
          <w:tcPr>
            <w:tcW w:w="1672" w:type="dxa"/>
            <w:tcPrChange w:id="228" w:author="wait lee" w:date="2015-05-08T17:06:00Z">
              <w:tcPr>
                <w:tcW w:w="1559" w:type="dxa"/>
              </w:tcPr>
            </w:tcPrChange>
          </w:tcPr>
          <w:p w:rsidR="00F76021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N</w:t>
            </w:r>
            <w:r w:rsidR="00F76021">
              <w:rPr>
                <w:rFonts w:hint="eastAsia"/>
              </w:rPr>
              <w:t>ame</w:t>
            </w:r>
          </w:p>
        </w:tc>
        <w:tc>
          <w:tcPr>
            <w:tcW w:w="1305" w:type="dxa"/>
            <w:tcPrChange w:id="229" w:author="wait lee" w:date="2015-05-08T17:06:00Z">
              <w:tcPr>
                <w:tcW w:w="1418" w:type="dxa"/>
                <w:gridSpan w:val="2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850" w:type="dxa"/>
            <w:tcPrChange w:id="230" w:author="wait lee" w:date="2015-05-08T17:06:00Z">
              <w:tcPr>
                <w:tcW w:w="850" w:type="dxa"/>
              </w:tcPr>
            </w:tcPrChange>
          </w:tcPr>
          <w:p w:rsidR="00F7602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</w:t>
            </w:r>
            <w:r w:rsidR="00F76021">
              <w:rPr>
                <w:rFonts w:hint="eastAsia"/>
              </w:rPr>
              <w:t>空</w:t>
            </w:r>
          </w:p>
        </w:tc>
        <w:tc>
          <w:tcPr>
            <w:tcW w:w="2631" w:type="dxa"/>
            <w:tcPrChange w:id="231" w:author="wait lee" w:date="2015-05-08T17:06:00Z">
              <w:tcPr>
                <w:tcW w:w="2631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 w:rsidR="00F76021">
              <w:rPr>
                <w:rFonts w:hint="eastAsia"/>
              </w:rPr>
              <w:t>姓名</w:t>
            </w:r>
          </w:p>
        </w:tc>
      </w:tr>
      <w:tr w:rsidR="00327771" w:rsidTr="00850EB2">
        <w:tc>
          <w:tcPr>
            <w:tcW w:w="668" w:type="dxa"/>
            <w:tcPrChange w:id="232" w:author="wait lee" w:date="2015-05-08T17:06:00Z">
              <w:tcPr>
                <w:tcW w:w="668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70" w:type="dxa"/>
            <w:tcPrChange w:id="233" w:author="wait lee" w:date="2015-05-08T17:06:00Z">
              <w:tcPr>
                <w:tcW w:w="1170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 w:rsidR="00F76021">
              <w:rPr>
                <w:rFonts w:hint="eastAsia"/>
              </w:rPr>
              <w:t>密码</w:t>
            </w:r>
          </w:p>
        </w:tc>
        <w:tc>
          <w:tcPr>
            <w:tcW w:w="1672" w:type="dxa"/>
            <w:tcPrChange w:id="234" w:author="wait lee" w:date="2015-05-08T17:06:00Z">
              <w:tcPr>
                <w:tcW w:w="1559" w:type="dxa"/>
              </w:tcPr>
            </w:tcPrChange>
          </w:tcPr>
          <w:p w:rsidR="00F76021" w:rsidRDefault="00060116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P</w:t>
            </w:r>
            <w:r w:rsidR="00F76021">
              <w:rPr>
                <w:rFonts w:hint="eastAsia"/>
              </w:rPr>
              <w:t>asswd</w:t>
            </w:r>
            <w:proofErr w:type="spellEnd"/>
          </w:p>
        </w:tc>
        <w:tc>
          <w:tcPr>
            <w:tcW w:w="1305" w:type="dxa"/>
            <w:tcPrChange w:id="235" w:author="wait lee" w:date="2015-05-08T17:06:00Z">
              <w:tcPr>
                <w:tcW w:w="1418" w:type="dxa"/>
                <w:gridSpan w:val="2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850" w:type="dxa"/>
            <w:tcPrChange w:id="236" w:author="wait lee" w:date="2015-05-08T17:06:00Z">
              <w:tcPr>
                <w:tcW w:w="850" w:type="dxa"/>
              </w:tcPr>
            </w:tcPrChange>
          </w:tcPr>
          <w:p w:rsidR="00F76021" w:rsidRDefault="009F0E17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37" w:author="wait lee" w:date="2015-05-08T17:06:00Z">
              <w:tcPr>
                <w:tcW w:w="2631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 w:rsidR="00F76021">
              <w:rPr>
                <w:rFonts w:hint="eastAsia"/>
              </w:rPr>
              <w:t>的登陆密码</w:t>
            </w:r>
          </w:p>
        </w:tc>
      </w:tr>
      <w:tr w:rsidR="00327771" w:rsidTr="00850EB2">
        <w:tc>
          <w:tcPr>
            <w:tcW w:w="668" w:type="dxa"/>
            <w:tcPrChange w:id="238" w:author="wait lee" w:date="2015-05-08T17:06:00Z">
              <w:tcPr>
                <w:tcW w:w="668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170" w:type="dxa"/>
            <w:tcPrChange w:id="239" w:author="wait lee" w:date="2015-05-08T17:06:00Z">
              <w:tcPr>
                <w:tcW w:w="1170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 w:rsidR="00F76021">
              <w:rPr>
                <w:rFonts w:hint="eastAsia"/>
              </w:rPr>
              <w:t>邮箱</w:t>
            </w:r>
          </w:p>
        </w:tc>
        <w:tc>
          <w:tcPr>
            <w:tcW w:w="1672" w:type="dxa"/>
            <w:tcPrChange w:id="240" w:author="wait lee" w:date="2015-05-08T17:06:00Z">
              <w:tcPr>
                <w:tcW w:w="1559" w:type="dxa"/>
              </w:tcPr>
            </w:tcPrChange>
          </w:tcPr>
          <w:p w:rsidR="00F76021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E</w:t>
            </w:r>
            <w:r w:rsidR="00F76021">
              <w:rPr>
                <w:rFonts w:hint="eastAsia"/>
              </w:rPr>
              <w:t>mail</w:t>
            </w:r>
          </w:p>
        </w:tc>
        <w:tc>
          <w:tcPr>
            <w:tcW w:w="1305" w:type="dxa"/>
            <w:tcPrChange w:id="241" w:author="wait lee" w:date="2015-05-08T17:06:00Z">
              <w:tcPr>
                <w:tcW w:w="1418" w:type="dxa"/>
                <w:gridSpan w:val="2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 w:rsidRPr="00BA1860">
              <w:rPr>
                <w:rFonts w:hint="eastAsia"/>
              </w:rPr>
              <w:t>50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242" w:author="wait lee" w:date="2015-05-08T17:06:00Z">
              <w:tcPr>
                <w:tcW w:w="850" w:type="dxa"/>
              </w:tcPr>
            </w:tcPrChange>
          </w:tcPr>
          <w:p w:rsidR="00F76021" w:rsidRDefault="00F90C7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43" w:author="wait lee" w:date="2015-05-08T17:06:00Z">
              <w:tcPr>
                <w:tcW w:w="2631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 w:rsidR="00F76021">
              <w:rPr>
                <w:rFonts w:hint="eastAsia"/>
              </w:rPr>
              <w:t>的邮箱</w:t>
            </w:r>
          </w:p>
        </w:tc>
      </w:tr>
      <w:tr w:rsidR="00327771" w:rsidTr="00850EB2">
        <w:tc>
          <w:tcPr>
            <w:tcW w:w="668" w:type="dxa"/>
            <w:tcPrChange w:id="244" w:author="wait lee" w:date="2015-05-08T17:06:00Z">
              <w:tcPr>
                <w:tcW w:w="668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170" w:type="dxa"/>
            <w:tcPrChange w:id="245" w:author="wait lee" w:date="2015-05-08T17:06:00Z">
              <w:tcPr>
                <w:tcW w:w="1170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t>VIP</w:t>
            </w:r>
            <w:r>
              <w:t>等级</w:t>
            </w:r>
          </w:p>
        </w:tc>
        <w:tc>
          <w:tcPr>
            <w:tcW w:w="1672" w:type="dxa"/>
            <w:tcPrChange w:id="246" w:author="wait lee" w:date="2015-05-08T17:06:00Z">
              <w:tcPr>
                <w:tcW w:w="1559" w:type="dxa"/>
              </w:tcPr>
            </w:tcPrChange>
          </w:tcPr>
          <w:p w:rsidR="00F76021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L</w:t>
            </w:r>
            <w:r w:rsidR="00F76021">
              <w:rPr>
                <w:rFonts w:hint="eastAsia"/>
              </w:rPr>
              <w:t>evel</w:t>
            </w:r>
          </w:p>
        </w:tc>
        <w:tc>
          <w:tcPr>
            <w:tcW w:w="1305" w:type="dxa"/>
            <w:tcPrChange w:id="247" w:author="wait lee" w:date="2015-05-08T17:06:00Z">
              <w:tcPr>
                <w:tcW w:w="1418" w:type="dxa"/>
                <w:gridSpan w:val="2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(3)</w:t>
            </w:r>
          </w:p>
        </w:tc>
        <w:tc>
          <w:tcPr>
            <w:tcW w:w="850" w:type="dxa"/>
            <w:tcPrChange w:id="248" w:author="wait lee" w:date="2015-05-08T17:06:00Z">
              <w:tcPr>
                <w:tcW w:w="850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631" w:type="dxa"/>
            <w:tcPrChange w:id="249" w:author="wait lee" w:date="2015-05-08T17:06:00Z">
              <w:tcPr>
                <w:tcW w:w="2631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 w:rsidR="00F76021">
              <w:rPr>
                <w:rFonts w:hint="eastAsia"/>
              </w:rPr>
              <w:t>的管理类型</w:t>
            </w:r>
          </w:p>
        </w:tc>
      </w:tr>
      <w:tr w:rsidR="00327771" w:rsidTr="00850EB2">
        <w:tc>
          <w:tcPr>
            <w:tcW w:w="668" w:type="dxa"/>
            <w:tcPrChange w:id="250" w:author="wait lee" w:date="2015-05-08T17:06:00Z">
              <w:tcPr>
                <w:tcW w:w="668" w:type="dxa"/>
              </w:tcPr>
            </w:tcPrChange>
          </w:tcPr>
          <w:p w:rsidR="00F76021" w:rsidRDefault="00F7602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170" w:type="dxa"/>
            <w:tcPrChange w:id="251" w:author="wait lee" w:date="2015-05-08T17:06:00Z">
              <w:tcPr>
                <w:tcW w:w="1170" w:type="dxa"/>
              </w:tcPr>
            </w:tcPrChange>
          </w:tcPr>
          <w:p w:rsidR="00F76021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用户电话</w:t>
            </w:r>
          </w:p>
        </w:tc>
        <w:tc>
          <w:tcPr>
            <w:tcW w:w="1672" w:type="dxa"/>
            <w:tcPrChange w:id="252" w:author="wait lee" w:date="2015-05-08T17:06:00Z">
              <w:tcPr>
                <w:tcW w:w="1559" w:type="dxa"/>
              </w:tcPr>
            </w:tcPrChange>
          </w:tcPr>
          <w:p w:rsidR="00F76021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T</w:t>
            </w:r>
            <w:r w:rsidR="00327771">
              <w:t>el</w:t>
            </w:r>
          </w:p>
        </w:tc>
        <w:tc>
          <w:tcPr>
            <w:tcW w:w="1305" w:type="dxa"/>
            <w:tcPrChange w:id="253" w:author="wait lee" w:date="2015-05-08T17:06:00Z">
              <w:tcPr>
                <w:tcW w:w="1418" w:type="dxa"/>
                <w:gridSpan w:val="2"/>
              </w:tcPr>
            </w:tcPrChange>
          </w:tcPr>
          <w:p w:rsidR="00F76021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>
              <w:t>11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254" w:author="wait lee" w:date="2015-05-08T17:06:00Z">
              <w:tcPr>
                <w:tcW w:w="850" w:type="dxa"/>
              </w:tcPr>
            </w:tcPrChange>
          </w:tcPr>
          <w:p w:rsidR="00F7602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55" w:author="wait lee" w:date="2015-05-08T17:06:00Z">
              <w:tcPr>
                <w:tcW w:w="2631" w:type="dxa"/>
              </w:tcPr>
            </w:tcPrChange>
          </w:tcPr>
          <w:p w:rsidR="00F7602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用户的电话号码</w:t>
            </w:r>
          </w:p>
        </w:tc>
      </w:tr>
      <w:tr w:rsidR="00327771" w:rsidTr="00850EB2">
        <w:tc>
          <w:tcPr>
            <w:tcW w:w="668" w:type="dxa"/>
            <w:tcPrChange w:id="256" w:author="wait lee" w:date="2015-05-08T17:06:00Z">
              <w:tcPr>
                <w:tcW w:w="668" w:type="dxa"/>
              </w:tcPr>
            </w:tcPrChange>
          </w:tcPr>
          <w:p w:rsidR="00F76021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170" w:type="dxa"/>
            <w:tcPrChange w:id="257" w:author="wait lee" w:date="2015-05-08T17:06:00Z">
              <w:tcPr>
                <w:tcW w:w="1170" w:type="dxa"/>
              </w:tcPr>
            </w:tcPrChange>
          </w:tcPr>
          <w:p w:rsidR="00F76021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用户地址</w:t>
            </w:r>
          </w:p>
        </w:tc>
        <w:tc>
          <w:tcPr>
            <w:tcW w:w="1672" w:type="dxa"/>
            <w:tcPrChange w:id="258" w:author="wait lee" w:date="2015-05-08T17:06:00Z">
              <w:tcPr>
                <w:tcW w:w="1559" w:type="dxa"/>
              </w:tcPr>
            </w:tcPrChange>
          </w:tcPr>
          <w:p w:rsidR="00F76021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A</w:t>
            </w:r>
            <w:r w:rsidR="00327771">
              <w:rPr>
                <w:rFonts w:hint="eastAsia"/>
              </w:rPr>
              <w:t>ddress</w:t>
            </w:r>
          </w:p>
        </w:tc>
        <w:tc>
          <w:tcPr>
            <w:tcW w:w="1305" w:type="dxa"/>
            <w:tcPrChange w:id="259" w:author="wait lee" w:date="2015-05-08T17:06:00Z">
              <w:tcPr>
                <w:tcW w:w="1418" w:type="dxa"/>
                <w:gridSpan w:val="2"/>
              </w:tcPr>
            </w:tcPrChange>
          </w:tcPr>
          <w:p w:rsidR="00F76021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>
              <w:t>20</w:t>
            </w:r>
            <w:r w:rsidRPr="00BA1860">
              <w:rPr>
                <w:rFonts w:hint="eastAsia"/>
              </w:rP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260" w:author="wait lee" w:date="2015-05-08T17:06:00Z">
              <w:tcPr>
                <w:tcW w:w="850" w:type="dxa"/>
              </w:tcPr>
            </w:tcPrChange>
          </w:tcPr>
          <w:p w:rsidR="00F7602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61" w:author="wait lee" w:date="2015-05-08T17:06:00Z">
              <w:tcPr>
                <w:tcW w:w="2631" w:type="dxa"/>
              </w:tcPr>
            </w:tcPrChange>
          </w:tcPr>
          <w:p w:rsidR="00F7602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用户的地址</w:t>
            </w:r>
          </w:p>
        </w:tc>
      </w:tr>
      <w:tr w:rsidR="00327771" w:rsidTr="00850EB2">
        <w:tc>
          <w:tcPr>
            <w:tcW w:w="668" w:type="dxa"/>
            <w:tcPrChange w:id="262" w:author="wait lee" w:date="2015-05-08T17:06:00Z">
              <w:tcPr>
                <w:tcW w:w="668" w:type="dxa"/>
              </w:tcPr>
            </w:tcPrChange>
          </w:tcPr>
          <w:p w:rsidR="00913802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170" w:type="dxa"/>
            <w:tcPrChange w:id="263" w:author="wait lee" w:date="2015-05-08T17:06:00Z">
              <w:tcPr>
                <w:tcW w:w="1170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新浪账号</w:t>
            </w:r>
          </w:p>
        </w:tc>
        <w:tc>
          <w:tcPr>
            <w:tcW w:w="1672" w:type="dxa"/>
            <w:tcPrChange w:id="264" w:author="wait lee" w:date="2015-05-08T17:06:00Z">
              <w:tcPr>
                <w:tcW w:w="1559" w:type="dxa"/>
              </w:tcPr>
            </w:tcPrChange>
          </w:tcPr>
          <w:p w:rsidR="00913802" w:rsidRDefault="00060116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S</w:t>
            </w:r>
            <w:r w:rsidR="00327771">
              <w:rPr>
                <w:rFonts w:hint="eastAsia"/>
              </w:rPr>
              <w:t>ina</w:t>
            </w:r>
            <w:proofErr w:type="spellEnd"/>
          </w:p>
        </w:tc>
        <w:tc>
          <w:tcPr>
            <w:tcW w:w="1305" w:type="dxa"/>
            <w:tcPrChange w:id="265" w:author="wait lee" w:date="2015-05-08T17:06:00Z">
              <w:tcPr>
                <w:tcW w:w="1418" w:type="dxa"/>
                <w:gridSpan w:val="2"/>
              </w:tcPr>
            </w:tcPrChange>
          </w:tcPr>
          <w:p w:rsidR="00913802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 w:rsidRPr="00BA1860">
              <w:rPr>
                <w:rFonts w:hint="eastAsia"/>
              </w:rPr>
              <w:t>50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266" w:author="wait lee" w:date="2015-05-08T17:06:00Z">
              <w:tcPr>
                <w:tcW w:w="850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67" w:author="wait lee" w:date="2015-05-08T17:06:00Z">
              <w:tcPr>
                <w:tcW w:w="2631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用户的新浪账号</w:t>
            </w:r>
          </w:p>
        </w:tc>
      </w:tr>
      <w:tr w:rsidR="00327771" w:rsidTr="00850EB2">
        <w:tc>
          <w:tcPr>
            <w:tcW w:w="668" w:type="dxa"/>
            <w:tcPrChange w:id="268" w:author="wait lee" w:date="2015-05-08T17:06:00Z">
              <w:tcPr>
                <w:tcW w:w="668" w:type="dxa"/>
              </w:tcPr>
            </w:tcPrChange>
          </w:tcPr>
          <w:p w:rsidR="00913802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170" w:type="dxa"/>
            <w:tcPrChange w:id="269" w:author="wait lee" w:date="2015-05-08T17:06:00Z">
              <w:tcPr>
                <w:tcW w:w="1170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proofErr w:type="gramStart"/>
            <w:r>
              <w:rPr>
                <w:rFonts w:hint="eastAsia"/>
              </w:rPr>
              <w:t>微信账号</w:t>
            </w:r>
            <w:proofErr w:type="gramEnd"/>
          </w:p>
        </w:tc>
        <w:tc>
          <w:tcPr>
            <w:tcW w:w="1672" w:type="dxa"/>
            <w:tcPrChange w:id="270" w:author="wait lee" w:date="2015-05-08T17:06:00Z">
              <w:tcPr>
                <w:tcW w:w="1559" w:type="dxa"/>
              </w:tcPr>
            </w:tcPrChange>
          </w:tcPr>
          <w:p w:rsidR="00913802" w:rsidRDefault="00060116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W</w:t>
            </w:r>
            <w:r w:rsidR="00327771">
              <w:rPr>
                <w:rFonts w:hint="eastAsia"/>
              </w:rPr>
              <w:t>eixin</w:t>
            </w:r>
            <w:proofErr w:type="spellEnd"/>
          </w:p>
        </w:tc>
        <w:tc>
          <w:tcPr>
            <w:tcW w:w="1305" w:type="dxa"/>
            <w:tcPrChange w:id="271" w:author="wait lee" w:date="2015-05-08T17:06:00Z">
              <w:tcPr>
                <w:tcW w:w="1418" w:type="dxa"/>
                <w:gridSpan w:val="2"/>
              </w:tcPr>
            </w:tcPrChange>
          </w:tcPr>
          <w:p w:rsidR="00913802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 w:rsidRPr="00BA1860">
              <w:rPr>
                <w:rFonts w:hint="eastAsia"/>
              </w:rPr>
              <w:t>50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272" w:author="wait lee" w:date="2015-05-08T17:06:00Z">
              <w:tcPr>
                <w:tcW w:w="850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73" w:author="wait lee" w:date="2015-05-08T17:06:00Z">
              <w:tcPr>
                <w:tcW w:w="2631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用户的</w:t>
            </w:r>
            <w:proofErr w:type="gramStart"/>
            <w:r>
              <w:rPr>
                <w:rFonts w:hint="eastAsia"/>
              </w:rPr>
              <w:t>微信账号</w:t>
            </w:r>
            <w:proofErr w:type="gramEnd"/>
          </w:p>
        </w:tc>
      </w:tr>
      <w:tr w:rsidR="00327771" w:rsidTr="00850EB2">
        <w:tc>
          <w:tcPr>
            <w:tcW w:w="668" w:type="dxa"/>
            <w:tcPrChange w:id="274" w:author="wait lee" w:date="2015-05-08T17:06:00Z">
              <w:tcPr>
                <w:tcW w:w="668" w:type="dxa"/>
              </w:tcPr>
            </w:tcPrChange>
          </w:tcPr>
          <w:p w:rsidR="00913802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1170" w:type="dxa"/>
            <w:tcPrChange w:id="275" w:author="wait lee" w:date="2015-05-08T17:06:00Z">
              <w:tcPr>
                <w:tcW w:w="1170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r>
              <w:t>QQ</w:t>
            </w:r>
            <w:r>
              <w:t>账号</w:t>
            </w:r>
          </w:p>
        </w:tc>
        <w:tc>
          <w:tcPr>
            <w:tcW w:w="1672" w:type="dxa"/>
            <w:tcPrChange w:id="276" w:author="wait lee" w:date="2015-05-08T17:06:00Z">
              <w:tcPr>
                <w:tcW w:w="1559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QQ</w:t>
            </w:r>
          </w:p>
        </w:tc>
        <w:tc>
          <w:tcPr>
            <w:tcW w:w="1305" w:type="dxa"/>
            <w:tcPrChange w:id="277" w:author="wait lee" w:date="2015-05-08T17:06:00Z">
              <w:tcPr>
                <w:tcW w:w="1418" w:type="dxa"/>
                <w:gridSpan w:val="2"/>
              </w:tcPr>
            </w:tcPrChange>
          </w:tcPr>
          <w:p w:rsidR="00913802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278" w:author="wait lee" w:date="2015-05-08T17:06:00Z">
              <w:tcPr>
                <w:tcW w:w="850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79" w:author="wait lee" w:date="2015-05-08T17:06:00Z">
              <w:tcPr>
                <w:tcW w:w="2631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用户的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账号</w:t>
            </w:r>
          </w:p>
        </w:tc>
      </w:tr>
      <w:tr w:rsidR="00327771" w:rsidTr="00850EB2">
        <w:tc>
          <w:tcPr>
            <w:tcW w:w="668" w:type="dxa"/>
            <w:tcPrChange w:id="280" w:author="wait lee" w:date="2015-05-08T17:06:00Z">
              <w:tcPr>
                <w:tcW w:w="668" w:type="dxa"/>
              </w:tcPr>
            </w:tcPrChange>
          </w:tcPr>
          <w:p w:rsidR="00913802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1170" w:type="dxa"/>
            <w:tcPrChange w:id="281" w:author="wait lee" w:date="2015-05-08T17:06:00Z">
              <w:tcPr>
                <w:tcW w:w="1170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支付宝号</w:t>
            </w:r>
          </w:p>
        </w:tc>
        <w:tc>
          <w:tcPr>
            <w:tcW w:w="1672" w:type="dxa"/>
            <w:tcPrChange w:id="282" w:author="wait lee" w:date="2015-05-08T17:06:00Z">
              <w:tcPr>
                <w:tcW w:w="1559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I</w:t>
            </w:r>
            <w:r>
              <w:rPr>
                <w:rFonts w:hint="eastAsia"/>
              </w:rPr>
              <w:t>pay</w:t>
            </w:r>
            <w:proofErr w:type="spellEnd"/>
          </w:p>
        </w:tc>
        <w:tc>
          <w:tcPr>
            <w:tcW w:w="1305" w:type="dxa"/>
            <w:tcPrChange w:id="283" w:author="wait lee" w:date="2015-05-08T17:06:00Z">
              <w:tcPr>
                <w:tcW w:w="1418" w:type="dxa"/>
                <w:gridSpan w:val="2"/>
              </w:tcPr>
            </w:tcPrChange>
          </w:tcPr>
          <w:p w:rsidR="00913802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 w:rsidRPr="00BA1860">
              <w:rPr>
                <w:rFonts w:hint="eastAsia"/>
              </w:rPr>
              <w:t>50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284" w:author="wait lee" w:date="2015-05-08T17:06:00Z">
              <w:tcPr>
                <w:tcW w:w="850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85" w:author="wait lee" w:date="2015-05-08T17:06:00Z">
              <w:tcPr>
                <w:tcW w:w="2631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用户的支付宝号</w:t>
            </w:r>
          </w:p>
        </w:tc>
      </w:tr>
      <w:tr w:rsidR="00327771" w:rsidTr="00850EB2">
        <w:tc>
          <w:tcPr>
            <w:tcW w:w="668" w:type="dxa"/>
            <w:tcPrChange w:id="286" w:author="wait lee" w:date="2015-05-08T17:06:00Z">
              <w:tcPr>
                <w:tcW w:w="668" w:type="dxa"/>
              </w:tcPr>
            </w:tcPrChange>
          </w:tcPr>
          <w:p w:rsidR="00913802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1170" w:type="dxa"/>
            <w:tcPrChange w:id="287" w:author="wait lee" w:date="2015-05-08T17:06:00Z">
              <w:tcPr>
                <w:tcW w:w="1170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银行卡号</w:t>
            </w:r>
          </w:p>
        </w:tc>
        <w:tc>
          <w:tcPr>
            <w:tcW w:w="1672" w:type="dxa"/>
            <w:tcPrChange w:id="288" w:author="wait lee" w:date="2015-05-08T17:06:00Z">
              <w:tcPr>
                <w:tcW w:w="1559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back_</w:t>
            </w:r>
            <w:r>
              <w:t>_account</w:t>
            </w:r>
            <w:proofErr w:type="spellEnd"/>
          </w:p>
        </w:tc>
        <w:tc>
          <w:tcPr>
            <w:tcW w:w="1305" w:type="dxa"/>
            <w:tcPrChange w:id="289" w:author="wait lee" w:date="2015-05-08T17:06:00Z">
              <w:tcPr>
                <w:tcW w:w="1418" w:type="dxa"/>
                <w:gridSpan w:val="2"/>
              </w:tcPr>
            </w:tcPrChange>
          </w:tcPr>
          <w:p w:rsidR="00913802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 w:rsidRPr="00BA1860">
              <w:rPr>
                <w:rFonts w:hint="eastAsia"/>
              </w:rPr>
              <w:t>50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290" w:author="wait lee" w:date="2015-05-08T17:06:00Z">
              <w:tcPr>
                <w:tcW w:w="850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91" w:author="wait lee" w:date="2015-05-08T17:06:00Z">
              <w:tcPr>
                <w:tcW w:w="2631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用户的银行卡号</w:t>
            </w:r>
          </w:p>
        </w:tc>
      </w:tr>
      <w:tr w:rsidR="00327771" w:rsidTr="00850EB2">
        <w:tc>
          <w:tcPr>
            <w:tcW w:w="668" w:type="dxa"/>
            <w:tcPrChange w:id="292" w:author="wait lee" w:date="2015-05-08T17:06:00Z">
              <w:tcPr>
                <w:tcW w:w="668" w:type="dxa"/>
              </w:tcPr>
            </w:tcPrChange>
          </w:tcPr>
          <w:p w:rsidR="00913802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1170" w:type="dxa"/>
            <w:tcPrChange w:id="293" w:author="wait lee" w:date="2015-05-08T17:06:00Z">
              <w:tcPr>
                <w:tcW w:w="1170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账户名字</w:t>
            </w:r>
          </w:p>
        </w:tc>
        <w:tc>
          <w:tcPr>
            <w:tcW w:w="1672" w:type="dxa"/>
            <w:tcPrChange w:id="294" w:author="wait lee" w:date="2015-05-08T17:06:00Z">
              <w:tcPr>
                <w:tcW w:w="1559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account_name</w:t>
            </w:r>
            <w:proofErr w:type="spellEnd"/>
          </w:p>
        </w:tc>
        <w:tc>
          <w:tcPr>
            <w:tcW w:w="1305" w:type="dxa"/>
            <w:tcPrChange w:id="295" w:author="wait lee" w:date="2015-05-08T17:06:00Z">
              <w:tcPr>
                <w:tcW w:w="1418" w:type="dxa"/>
                <w:gridSpan w:val="2"/>
              </w:tcPr>
            </w:tcPrChange>
          </w:tcPr>
          <w:p w:rsidR="00913802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 w:rsidRPr="00BA1860">
              <w:rPr>
                <w:rFonts w:hint="eastAsia"/>
              </w:rPr>
              <w:t>50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296" w:author="wait lee" w:date="2015-05-08T17:06:00Z">
              <w:tcPr>
                <w:tcW w:w="850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297" w:author="wait lee" w:date="2015-05-08T17:06:00Z">
              <w:tcPr>
                <w:tcW w:w="2631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用户的银行卡开户名字</w:t>
            </w:r>
          </w:p>
        </w:tc>
      </w:tr>
      <w:tr w:rsidR="00327771" w:rsidTr="00850EB2">
        <w:tc>
          <w:tcPr>
            <w:tcW w:w="668" w:type="dxa"/>
            <w:tcPrChange w:id="298" w:author="wait lee" w:date="2015-05-08T17:06:00Z">
              <w:tcPr>
                <w:tcW w:w="668" w:type="dxa"/>
              </w:tcPr>
            </w:tcPrChange>
          </w:tcPr>
          <w:p w:rsidR="00913802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1170" w:type="dxa"/>
            <w:tcPrChange w:id="299" w:author="wait lee" w:date="2015-05-08T17:06:00Z">
              <w:tcPr>
                <w:tcW w:w="1170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开户银行</w:t>
            </w:r>
          </w:p>
        </w:tc>
        <w:tc>
          <w:tcPr>
            <w:tcW w:w="1672" w:type="dxa"/>
            <w:tcPrChange w:id="300" w:author="wait lee" w:date="2015-05-08T17:06:00Z">
              <w:tcPr>
                <w:tcW w:w="1559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account_bank</w:t>
            </w:r>
            <w:proofErr w:type="spellEnd"/>
          </w:p>
        </w:tc>
        <w:tc>
          <w:tcPr>
            <w:tcW w:w="1305" w:type="dxa"/>
            <w:tcPrChange w:id="301" w:author="wait lee" w:date="2015-05-08T17:06:00Z">
              <w:tcPr>
                <w:tcW w:w="1418" w:type="dxa"/>
                <w:gridSpan w:val="2"/>
              </w:tcPr>
            </w:tcPrChange>
          </w:tcPr>
          <w:p w:rsidR="00913802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 w:rsidRPr="00BA1860"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</w:t>
            </w:r>
            <w:r>
              <w:t>20</w:t>
            </w:r>
            <w:r w:rsidRPr="00BA1860">
              <w:rPr>
                <w:rFonts w:hint="eastAsia"/>
              </w:rP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302" w:author="wait lee" w:date="2015-05-08T17:06:00Z">
              <w:tcPr>
                <w:tcW w:w="850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303" w:author="wait lee" w:date="2015-05-08T17:06:00Z">
              <w:tcPr>
                <w:tcW w:w="2631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用户的银行卡开户地</w:t>
            </w:r>
          </w:p>
        </w:tc>
      </w:tr>
      <w:tr w:rsidR="00327771" w:rsidTr="00850EB2">
        <w:tc>
          <w:tcPr>
            <w:tcW w:w="668" w:type="dxa"/>
            <w:tcPrChange w:id="304" w:author="wait lee" w:date="2015-05-08T17:06:00Z">
              <w:tcPr>
                <w:tcW w:w="668" w:type="dxa"/>
              </w:tcPr>
            </w:tcPrChange>
          </w:tcPr>
          <w:p w:rsidR="00913802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1170" w:type="dxa"/>
            <w:tcPrChange w:id="305" w:author="wait lee" w:date="2015-05-08T17:06:00Z">
              <w:tcPr>
                <w:tcW w:w="1170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用户余额</w:t>
            </w:r>
          </w:p>
        </w:tc>
        <w:tc>
          <w:tcPr>
            <w:tcW w:w="1672" w:type="dxa"/>
            <w:tcPrChange w:id="306" w:author="wait lee" w:date="2015-05-08T17:06:00Z">
              <w:tcPr>
                <w:tcW w:w="1559" w:type="dxa"/>
              </w:tcPr>
            </w:tcPrChange>
          </w:tcPr>
          <w:p w:rsidR="00913802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B</w:t>
            </w:r>
            <w:r w:rsidR="00327771">
              <w:rPr>
                <w:rFonts w:hint="eastAsia"/>
              </w:rPr>
              <w:t>alance</w:t>
            </w:r>
          </w:p>
        </w:tc>
        <w:tc>
          <w:tcPr>
            <w:tcW w:w="1305" w:type="dxa"/>
            <w:tcPrChange w:id="307" w:author="wait lee" w:date="2015-05-08T17:06:00Z">
              <w:tcPr>
                <w:tcW w:w="1418" w:type="dxa"/>
                <w:gridSpan w:val="2"/>
              </w:tcPr>
            </w:tcPrChange>
          </w:tcPr>
          <w:p w:rsidR="00913802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int</w:t>
            </w:r>
            <w:proofErr w:type="spellEnd"/>
            <w:r>
              <w:t>(30)</w:t>
            </w:r>
          </w:p>
        </w:tc>
        <w:tc>
          <w:tcPr>
            <w:tcW w:w="850" w:type="dxa"/>
            <w:tcPrChange w:id="308" w:author="wait lee" w:date="2015-05-08T17:06:00Z">
              <w:tcPr>
                <w:tcW w:w="850" w:type="dxa"/>
              </w:tcPr>
            </w:tcPrChange>
          </w:tcPr>
          <w:p w:rsidR="00913802" w:rsidRDefault="00172149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309" w:author="wait lee" w:date="2015-05-08T17:06:00Z">
              <w:tcPr>
                <w:tcW w:w="2631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用户系统账户余额</w:t>
            </w:r>
          </w:p>
        </w:tc>
      </w:tr>
      <w:tr w:rsidR="00327771" w:rsidTr="00850EB2">
        <w:tc>
          <w:tcPr>
            <w:tcW w:w="668" w:type="dxa"/>
            <w:tcPrChange w:id="310" w:author="wait lee" w:date="2015-05-08T17:06:00Z">
              <w:tcPr>
                <w:tcW w:w="668" w:type="dxa"/>
              </w:tcPr>
            </w:tcPrChange>
          </w:tcPr>
          <w:p w:rsidR="00913802" w:rsidRDefault="00913802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16</w:t>
            </w:r>
          </w:p>
        </w:tc>
        <w:tc>
          <w:tcPr>
            <w:tcW w:w="1170" w:type="dxa"/>
            <w:tcPrChange w:id="311" w:author="wait lee" w:date="2015-05-08T17:06:00Z">
              <w:tcPr>
                <w:tcW w:w="1170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冻结余额</w:t>
            </w:r>
          </w:p>
        </w:tc>
        <w:tc>
          <w:tcPr>
            <w:tcW w:w="1672" w:type="dxa"/>
            <w:tcPrChange w:id="312" w:author="wait lee" w:date="2015-05-08T17:06:00Z">
              <w:tcPr>
                <w:tcW w:w="1559" w:type="dxa"/>
              </w:tcPr>
            </w:tcPrChange>
          </w:tcPr>
          <w:p w:rsidR="00913802" w:rsidRDefault="0032777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block_balance</w:t>
            </w:r>
            <w:proofErr w:type="spellEnd"/>
          </w:p>
        </w:tc>
        <w:tc>
          <w:tcPr>
            <w:tcW w:w="1305" w:type="dxa"/>
            <w:tcPrChange w:id="313" w:author="wait lee" w:date="2015-05-08T17:06:00Z">
              <w:tcPr>
                <w:tcW w:w="1418" w:type="dxa"/>
                <w:gridSpan w:val="2"/>
              </w:tcPr>
            </w:tcPrChange>
          </w:tcPr>
          <w:p w:rsidR="00913802" w:rsidRDefault="008E6C5D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int</w:t>
            </w:r>
            <w:proofErr w:type="spellEnd"/>
            <w:r>
              <w:t>(30)</w:t>
            </w:r>
          </w:p>
        </w:tc>
        <w:tc>
          <w:tcPr>
            <w:tcW w:w="850" w:type="dxa"/>
            <w:tcPrChange w:id="314" w:author="wait lee" w:date="2015-05-08T17:06:00Z">
              <w:tcPr>
                <w:tcW w:w="850" w:type="dxa"/>
              </w:tcPr>
            </w:tcPrChange>
          </w:tcPr>
          <w:p w:rsidR="00913802" w:rsidRDefault="009C3453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315" w:author="wait lee" w:date="2015-05-08T17:06:00Z">
              <w:tcPr>
                <w:tcW w:w="2631" w:type="dxa"/>
              </w:tcPr>
            </w:tcPrChange>
          </w:tcPr>
          <w:p w:rsidR="00913802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用户系统账户被冻结余额</w:t>
            </w:r>
          </w:p>
        </w:tc>
      </w:tr>
      <w:tr w:rsidR="00327771" w:rsidTr="00850EB2">
        <w:tc>
          <w:tcPr>
            <w:tcW w:w="668" w:type="dxa"/>
            <w:tcPrChange w:id="316" w:author="wait lee" w:date="2015-05-08T17:06:00Z">
              <w:tcPr>
                <w:tcW w:w="668" w:type="dxa"/>
              </w:tcPr>
            </w:tcPrChange>
          </w:tcPr>
          <w:p w:rsidR="004F7B81" w:rsidRDefault="004F7B8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17</w:t>
            </w:r>
          </w:p>
        </w:tc>
        <w:tc>
          <w:tcPr>
            <w:tcW w:w="1170" w:type="dxa"/>
            <w:tcPrChange w:id="317" w:author="wait lee" w:date="2015-05-08T17:06:00Z">
              <w:tcPr>
                <w:tcW w:w="1170" w:type="dxa"/>
              </w:tcPr>
            </w:tcPrChange>
          </w:tcPr>
          <w:p w:rsidR="004F7B81" w:rsidRDefault="004F7B8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用户状态</w:t>
            </w:r>
          </w:p>
        </w:tc>
        <w:tc>
          <w:tcPr>
            <w:tcW w:w="1672" w:type="dxa"/>
            <w:tcPrChange w:id="318" w:author="wait lee" w:date="2015-05-08T17:06:00Z">
              <w:tcPr>
                <w:tcW w:w="1559" w:type="dxa"/>
              </w:tcPr>
            </w:tcPrChange>
          </w:tcPr>
          <w:p w:rsidR="004F7B81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S</w:t>
            </w:r>
            <w:r w:rsidR="004F7B81">
              <w:rPr>
                <w:rFonts w:hint="eastAsia"/>
              </w:rPr>
              <w:t>tatus</w:t>
            </w:r>
          </w:p>
        </w:tc>
        <w:tc>
          <w:tcPr>
            <w:tcW w:w="1305" w:type="dxa"/>
            <w:tcPrChange w:id="319" w:author="wait lee" w:date="2015-05-08T17:06:00Z">
              <w:tcPr>
                <w:tcW w:w="1418" w:type="dxa"/>
                <w:gridSpan w:val="2"/>
              </w:tcPr>
            </w:tcPrChange>
          </w:tcPr>
          <w:p w:rsidR="004F7B81" w:rsidRDefault="004F7B8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r>
              <w:t>3)</w:t>
            </w:r>
          </w:p>
        </w:tc>
        <w:tc>
          <w:tcPr>
            <w:tcW w:w="850" w:type="dxa"/>
            <w:tcPrChange w:id="320" w:author="wait lee" w:date="2015-05-08T17:06:00Z">
              <w:tcPr>
                <w:tcW w:w="850" w:type="dxa"/>
              </w:tcPr>
            </w:tcPrChange>
          </w:tcPr>
          <w:p w:rsidR="004F7B81" w:rsidRDefault="004F7B8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631" w:type="dxa"/>
            <w:tcPrChange w:id="321" w:author="wait lee" w:date="2015-05-08T17:06:00Z">
              <w:tcPr>
                <w:tcW w:w="2631" w:type="dxa"/>
              </w:tcPr>
            </w:tcPrChange>
          </w:tcPr>
          <w:p w:rsidR="004F7B81" w:rsidRDefault="004F7B8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用户账号的可用状态</w:t>
            </w:r>
          </w:p>
        </w:tc>
      </w:tr>
      <w:tr w:rsidR="00B23F30" w:rsidTr="00850EB2">
        <w:tc>
          <w:tcPr>
            <w:tcW w:w="668" w:type="dxa"/>
            <w:tcPrChange w:id="322" w:author="wait lee" w:date="2015-05-08T17:06:00Z">
              <w:tcPr>
                <w:tcW w:w="668" w:type="dxa"/>
              </w:tcPr>
            </w:tcPrChange>
          </w:tcPr>
          <w:p w:rsidR="00B23F30" w:rsidRDefault="00B23F3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18</w:t>
            </w:r>
          </w:p>
        </w:tc>
        <w:tc>
          <w:tcPr>
            <w:tcW w:w="1170" w:type="dxa"/>
            <w:tcPrChange w:id="323" w:author="wait lee" w:date="2015-05-08T17:06:00Z">
              <w:tcPr>
                <w:tcW w:w="1170" w:type="dxa"/>
              </w:tcPr>
            </w:tcPrChange>
          </w:tcPr>
          <w:p w:rsidR="00B23F30" w:rsidRDefault="00B23F3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1672" w:type="dxa"/>
            <w:tcPrChange w:id="324" w:author="wait lee" w:date="2015-05-08T17:06:00Z">
              <w:tcPr>
                <w:tcW w:w="1559" w:type="dxa"/>
              </w:tcPr>
            </w:tcPrChange>
          </w:tcPr>
          <w:p w:rsidR="00B23F30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T</w:t>
            </w:r>
            <w:r w:rsidR="00B23F30">
              <w:rPr>
                <w:rFonts w:hint="eastAsia"/>
              </w:rPr>
              <w:t>ype</w:t>
            </w:r>
          </w:p>
        </w:tc>
        <w:tc>
          <w:tcPr>
            <w:tcW w:w="1305" w:type="dxa"/>
            <w:tcPrChange w:id="325" w:author="wait lee" w:date="2015-05-08T17:06:00Z">
              <w:tcPr>
                <w:tcW w:w="1418" w:type="dxa"/>
                <w:gridSpan w:val="2"/>
              </w:tcPr>
            </w:tcPrChange>
          </w:tcPr>
          <w:p w:rsidR="00B23F30" w:rsidRDefault="00F87C34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(3)</w:t>
            </w:r>
          </w:p>
        </w:tc>
        <w:tc>
          <w:tcPr>
            <w:tcW w:w="850" w:type="dxa"/>
            <w:tcPrChange w:id="326" w:author="wait lee" w:date="2015-05-08T17:06:00Z">
              <w:tcPr>
                <w:tcW w:w="850" w:type="dxa"/>
              </w:tcPr>
            </w:tcPrChange>
          </w:tcPr>
          <w:p w:rsidR="00B23F30" w:rsidRDefault="00F87C34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631" w:type="dxa"/>
            <w:tcPrChange w:id="327" w:author="wait lee" w:date="2015-05-08T17:06:00Z">
              <w:tcPr>
                <w:tcW w:w="2631" w:type="dxa"/>
              </w:tcPr>
            </w:tcPrChange>
          </w:tcPr>
          <w:p w:rsidR="00B23F30" w:rsidRDefault="00F87C34" w:rsidP="00060116">
            <w:pPr>
              <w:pStyle w:val="a3"/>
              <w:spacing w:line="276" w:lineRule="auto"/>
              <w:ind w:firstLineChars="0" w:firstLine="0"/>
            </w:pPr>
            <w:del w:id="328" w:author="wait lee" w:date="2015-05-08T17:03:00Z">
              <w:r w:rsidDel="00D234A2">
                <w:rPr>
                  <w:rFonts w:hint="eastAsia"/>
                </w:rPr>
                <w:delText>分辨用户</w:delText>
              </w:r>
            </w:del>
            <w:del w:id="329" w:author="wait lee" w:date="2015-05-08T17:12:00Z">
              <w:r w:rsidDel="00674365">
                <w:rPr>
                  <w:rFonts w:hint="eastAsia"/>
                </w:rPr>
                <w:delText>自注册</w:delText>
              </w:r>
            </w:del>
            <w:del w:id="330" w:author="wait lee" w:date="2015-05-08T17:03:00Z">
              <w:r w:rsidDel="00D234A2">
                <w:rPr>
                  <w:rFonts w:hint="eastAsia"/>
                </w:rPr>
                <w:delText>和</w:delText>
              </w:r>
            </w:del>
            <w:ins w:id="331" w:author="wait lee" w:date="2015-05-08T17:03:00Z">
              <w:r w:rsidR="00D234A2">
                <w:rPr>
                  <w:rFonts w:hint="eastAsia"/>
                </w:rPr>
                <w:t>手动</w:t>
              </w:r>
            </w:ins>
            <w:r>
              <w:rPr>
                <w:rFonts w:hint="eastAsia"/>
              </w:rPr>
              <w:t>录入</w:t>
            </w:r>
            <w:ins w:id="332" w:author="wait lee" w:date="2015-05-08T17:03:00Z">
              <w:r w:rsidR="00D234A2">
                <w:rPr>
                  <w:rFonts w:hint="eastAsia"/>
                </w:rPr>
                <w:t>/</w:t>
              </w:r>
              <w:r w:rsidR="00D234A2">
                <w:t>导入</w:t>
              </w:r>
            </w:ins>
          </w:p>
        </w:tc>
      </w:tr>
      <w:tr w:rsidR="00D234A2" w:rsidTr="00850EB2">
        <w:trPr>
          <w:ins w:id="333" w:author="wait lee" w:date="2015-05-08T17:02:00Z"/>
        </w:trPr>
        <w:tc>
          <w:tcPr>
            <w:tcW w:w="668" w:type="dxa"/>
            <w:tcPrChange w:id="334" w:author="wait lee" w:date="2015-05-08T17:06:00Z">
              <w:tcPr>
                <w:tcW w:w="668" w:type="dxa"/>
              </w:tcPr>
            </w:tcPrChange>
          </w:tcPr>
          <w:p w:rsidR="00D234A2" w:rsidRDefault="00D234A2" w:rsidP="00290F86">
            <w:pPr>
              <w:pStyle w:val="a3"/>
              <w:spacing w:line="276" w:lineRule="auto"/>
              <w:ind w:firstLineChars="0" w:firstLine="0"/>
              <w:rPr>
                <w:ins w:id="335" w:author="wait lee" w:date="2015-05-08T17:02:00Z"/>
              </w:rPr>
            </w:pPr>
            <w:ins w:id="336" w:author="wait lee" w:date="2015-05-08T17:02:00Z">
              <w:r>
                <w:rPr>
                  <w:rFonts w:hint="eastAsia"/>
                </w:rPr>
                <w:t>19</w:t>
              </w:r>
            </w:ins>
          </w:p>
        </w:tc>
        <w:tc>
          <w:tcPr>
            <w:tcW w:w="1170" w:type="dxa"/>
            <w:tcPrChange w:id="337" w:author="wait lee" w:date="2015-05-08T17:06:00Z">
              <w:tcPr>
                <w:tcW w:w="1170" w:type="dxa"/>
              </w:tcPr>
            </w:tcPrChange>
          </w:tcPr>
          <w:p w:rsidR="00D234A2" w:rsidRDefault="00AE130B" w:rsidP="00290F86">
            <w:pPr>
              <w:pStyle w:val="a3"/>
              <w:spacing w:line="276" w:lineRule="auto"/>
              <w:ind w:firstLineChars="0" w:firstLine="0"/>
              <w:rPr>
                <w:ins w:id="338" w:author="wait lee" w:date="2015-05-08T17:02:00Z"/>
              </w:rPr>
            </w:pPr>
            <w:ins w:id="339" w:author="wait lee" w:date="2015-05-08T17:03:00Z">
              <w:r>
                <w:rPr>
                  <w:rFonts w:hint="eastAsia"/>
                </w:rPr>
                <w:t>录入</w:t>
              </w:r>
            </w:ins>
            <w:ins w:id="340" w:author="wait lee" w:date="2015-05-08T17:04:00Z">
              <w:r>
                <w:rPr>
                  <w:rFonts w:hint="eastAsia"/>
                </w:rPr>
                <w:t>人员</w:t>
              </w:r>
            </w:ins>
          </w:p>
        </w:tc>
        <w:tc>
          <w:tcPr>
            <w:tcW w:w="1672" w:type="dxa"/>
            <w:tcPrChange w:id="341" w:author="wait lee" w:date="2015-05-08T17:06:00Z">
              <w:tcPr>
                <w:tcW w:w="1559" w:type="dxa"/>
              </w:tcPr>
            </w:tcPrChange>
          </w:tcPr>
          <w:p w:rsidR="00D234A2" w:rsidRDefault="00AE130B" w:rsidP="00060116">
            <w:pPr>
              <w:pStyle w:val="a3"/>
              <w:spacing w:line="276" w:lineRule="auto"/>
              <w:ind w:firstLineChars="0" w:firstLine="0"/>
              <w:rPr>
                <w:ins w:id="342" w:author="wait lee" w:date="2015-05-08T17:02:00Z"/>
              </w:rPr>
            </w:pPr>
            <w:proofErr w:type="spellStart"/>
            <w:ins w:id="343" w:author="wait lee" w:date="2015-05-08T17:04:00Z">
              <w:r>
                <w:t>e</w:t>
              </w:r>
              <w:r w:rsidRPr="00AE130B">
                <w:t>ntry</w:t>
              </w:r>
              <w:r>
                <w:t>_</w:t>
              </w:r>
              <w:r w:rsidRPr="00AE130B">
                <w:t>person</w:t>
              </w:r>
            </w:ins>
            <w:proofErr w:type="spellEnd"/>
          </w:p>
        </w:tc>
        <w:tc>
          <w:tcPr>
            <w:tcW w:w="1305" w:type="dxa"/>
            <w:tcPrChange w:id="344" w:author="wait lee" w:date="2015-05-08T17:06:00Z">
              <w:tcPr>
                <w:tcW w:w="1418" w:type="dxa"/>
                <w:gridSpan w:val="2"/>
              </w:tcPr>
            </w:tcPrChange>
          </w:tcPr>
          <w:p w:rsidR="00D234A2" w:rsidRDefault="00AE130B" w:rsidP="00290F86">
            <w:pPr>
              <w:pStyle w:val="a3"/>
              <w:spacing w:line="276" w:lineRule="auto"/>
              <w:ind w:firstLineChars="0" w:firstLine="0"/>
              <w:rPr>
                <w:ins w:id="345" w:author="wait lee" w:date="2015-05-08T17:02:00Z"/>
              </w:rPr>
            </w:pPr>
            <w:proofErr w:type="spellStart"/>
            <w:ins w:id="346" w:author="wait lee" w:date="2015-05-08T17:04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50)</w:t>
              </w:r>
            </w:ins>
          </w:p>
        </w:tc>
        <w:tc>
          <w:tcPr>
            <w:tcW w:w="850" w:type="dxa"/>
            <w:tcPrChange w:id="347" w:author="wait lee" w:date="2015-05-08T17:06:00Z">
              <w:tcPr>
                <w:tcW w:w="850" w:type="dxa"/>
              </w:tcPr>
            </w:tcPrChange>
          </w:tcPr>
          <w:p w:rsidR="00D234A2" w:rsidRDefault="00AE130B" w:rsidP="00290F86">
            <w:pPr>
              <w:pStyle w:val="a3"/>
              <w:spacing w:line="276" w:lineRule="auto"/>
              <w:ind w:firstLineChars="0" w:firstLine="0"/>
              <w:rPr>
                <w:ins w:id="348" w:author="wait lee" w:date="2015-05-08T17:02:00Z"/>
              </w:rPr>
            </w:pPr>
            <w:proofErr w:type="gramStart"/>
            <w:ins w:id="349" w:author="wait lee" w:date="2015-05-08T17:04:00Z">
              <w:r>
                <w:rPr>
                  <w:rFonts w:hint="eastAsia"/>
                </w:rPr>
                <w:t>外键</w:t>
              </w:r>
            </w:ins>
            <w:proofErr w:type="gramEnd"/>
          </w:p>
        </w:tc>
        <w:tc>
          <w:tcPr>
            <w:tcW w:w="2631" w:type="dxa"/>
            <w:tcPrChange w:id="350" w:author="wait lee" w:date="2015-05-08T17:06:00Z">
              <w:tcPr>
                <w:tcW w:w="2631" w:type="dxa"/>
              </w:tcPr>
            </w:tcPrChange>
          </w:tcPr>
          <w:p w:rsidR="00D234A2" w:rsidRPr="00106A33" w:rsidRDefault="00674365" w:rsidP="006618D5">
            <w:pPr>
              <w:pStyle w:val="a3"/>
              <w:spacing w:line="276" w:lineRule="auto"/>
              <w:ind w:firstLineChars="0" w:firstLine="0"/>
              <w:rPr>
                <w:ins w:id="351" w:author="wait lee" w:date="2015-05-08T17:02:00Z"/>
              </w:rPr>
            </w:pPr>
            <w:ins w:id="352" w:author="wait lee" w:date="2015-05-08T17:12:00Z">
              <w:r w:rsidRPr="00106A33">
                <w:rPr>
                  <w:rFonts w:hint="eastAsia"/>
                  <w:rPrChange w:id="353" w:author="wait lee" w:date="2015-05-08T17:12:00Z">
                    <w:rPr>
                      <w:rFonts w:hint="eastAsia"/>
                      <w:color w:val="FF0000"/>
                    </w:rPr>
                  </w:rPrChange>
                </w:rPr>
                <w:t>数据库录入人员</w:t>
              </w:r>
            </w:ins>
          </w:p>
        </w:tc>
      </w:tr>
      <w:tr w:rsidR="00746FAD" w:rsidTr="00850EB2">
        <w:trPr>
          <w:ins w:id="354" w:author="wait lee" w:date="2015-05-08T17:05:00Z"/>
        </w:trPr>
        <w:tc>
          <w:tcPr>
            <w:tcW w:w="668" w:type="dxa"/>
            <w:tcPrChange w:id="355" w:author="wait lee" w:date="2015-05-08T17:06:00Z">
              <w:tcPr>
                <w:tcW w:w="668" w:type="dxa"/>
              </w:tcPr>
            </w:tcPrChange>
          </w:tcPr>
          <w:p w:rsidR="00746FAD" w:rsidRDefault="00746FAD" w:rsidP="00290F86">
            <w:pPr>
              <w:pStyle w:val="a3"/>
              <w:spacing w:line="276" w:lineRule="auto"/>
              <w:ind w:firstLineChars="0" w:firstLine="0"/>
              <w:rPr>
                <w:ins w:id="356" w:author="wait lee" w:date="2015-05-08T17:05:00Z"/>
              </w:rPr>
            </w:pPr>
            <w:ins w:id="357" w:author="wait lee" w:date="2015-05-08T17:05:00Z">
              <w:r>
                <w:rPr>
                  <w:rFonts w:hint="eastAsia"/>
                </w:rPr>
                <w:t>20</w:t>
              </w:r>
            </w:ins>
          </w:p>
        </w:tc>
        <w:tc>
          <w:tcPr>
            <w:tcW w:w="1170" w:type="dxa"/>
            <w:tcPrChange w:id="358" w:author="wait lee" w:date="2015-05-08T17:06:00Z">
              <w:tcPr>
                <w:tcW w:w="1170" w:type="dxa"/>
              </w:tcPr>
            </w:tcPrChange>
          </w:tcPr>
          <w:p w:rsidR="00746FAD" w:rsidRDefault="00746FAD" w:rsidP="00290F86">
            <w:pPr>
              <w:pStyle w:val="a3"/>
              <w:spacing w:line="276" w:lineRule="auto"/>
              <w:ind w:firstLineChars="0" w:firstLine="0"/>
              <w:rPr>
                <w:ins w:id="359" w:author="wait lee" w:date="2015-05-08T17:05:00Z"/>
              </w:rPr>
            </w:pPr>
            <w:ins w:id="360" w:author="wait lee" w:date="2015-05-08T17:05:00Z">
              <w:r>
                <w:rPr>
                  <w:rFonts w:hint="eastAsia"/>
                </w:rPr>
                <w:t>批准人员</w:t>
              </w:r>
            </w:ins>
          </w:p>
        </w:tc>
        <w:tc>
          <w:tcPr>
            <w:tcW w:w="1672" w:type="dxa"/>
            <w:tcPrChange w:id="361" w:author="wait lee" w:date="2015-05-08T17:06:00Z">
              <w:tcPr>
                <w:tcW w:w="1559" w:type="dxa"/>
              </w:tcPr>
            </w:tcPrChange>
          </w:tcPr>
          <w:p w:rsidR="00746FAD" w:rsidRDefault="00746FAD" w:rsidP="00060116">
            <w:pPr>
              <w:pStyle w:val="a3"/>
              <w:spacing w:line="276" w:lineRule="auto"/>
              <w:ind w:firstLineChars="0" w:firstLine="0"/>
              <w:rPr>
                <w:ins w:id="362" w:author="wait lee" w:date="2015-05-08T17:05:00Z"/>
              </w:rPr>
            </w:pPr>
            <w:proofErr w:type="spellStart"/>
            <w:ins w:id="363" w:author="wait lee" w:date="2015-05-08T17:06:00Z">
              <w:r>
                <w:t>authorize_person</w:t>
              </w:r>
            </w:ins>
            <w:proofErr w:type="spellEnd"/>
          </w:p>
        </w:tc>
        <w:tc>
          <w:tcPr>
            <w:tcW w:w="1305" w:type="dxa"/>
            <w:tcPrChange w:id="364" w:author="wait lee" w:date="2015-05-08T17:06:00Z">
              <w:tcPr>
                <w:tcW w:w="1418" w:type="dxa"/>
                <w:gridSpan w:val="2"/>
              </w:tcPr>
            </w:tcPrChange>
          </w:tcPr>
          <w:p w:rsidR="00746FAD" w:rsidRDefault="0029226F" w:rsidP="00290F86">
            <w:pPr>
              <w:pStyle w:val="a3"/>
              <w:spacing w:line="276" w:lineRule="auto"/>
              <w:ind w:firstLineChars="0" w:firstLine="0"/>
              <w:rPr>
                <w:ins w:id="365" w:author="wait lee" w:date="2015-05-08T17:05:00Z"/>
              </w:rPr>
            </w:pPr>
            <w:proofErr w:type="spellStart"/>
            <w:ins w:id="366" w:author="wait lee" w:date="2015-05-08T17:06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50)</w:t>
              </w:r>
            </w:ins>
          </w:p>
        </w:tc>
        <w:tc>
          <w:tcPr>
            <w:tcW w:w="850" w:type="dxa"/>
            <w:tcPrChange w:id="367" w:author="wait lee" w:date="2015-05-08T17:06:00Z">
              <w:tcPr>
                <w:tcW w:w="850" w:type="dxa"/>
              </w:tcPr>
            </w:tcPrChange>
          </w:tcPr>
          <w:p w:rsidR="00746FAD" w:rsidRDefault="0029226F" w:rsidP="00290F86">
            <w:pPr>
              <w:pStyle w:val="a3"/>
              <w:spacing w:line="276" w:lineRule="auto"/>
              <w:ind w:firstLineChars="0" w:firstLine="0"/>
              <w:rPr>
                <w:ins w:id="368" w:author="wait lee" w:date="2015-05-08T17:05:00Z"/>
              </w:rPr>
            </w:pPr>
            <w:proofErr w:type="gramStart"/>
            <w:ins w:id="369" w:author="wait lee" w:date="2015-05-08T17:06:00Z">
              <w:r>
                <w:rPr>
                  <w:rFonts w:hint="eastAsia"/>
                </w:rPr>
                <w:t>外键</w:t>
              </w:r>
            </w:ins>
            <w:proofErr w:type="gramEnd"/>
          </w:p>
        </w:tc>
        <w:tc>
          <w:tcPr>
            <w:tcW w:w="2631" w:type="dxa"/>
            <w:tcPrChange w:id="370" w:author="wait lee" w:date="2015-05-08T17:06:00Z">
              <w:tcPr>
                <w:tcW w:w="2631" w:type="dxa"/>
              </w:tcPr>
            </w:tcPrChange>
          </w:tcPr>
          <w:p w:rsidR="00746FAD" w:rsidRPr="00106A33" w:rsidRDefault="00674365" w:rsidP="00060116">
            <w:pPr>
              <w:pStyle w:val="a3"/>
              <w:spacing w:line="276" w:lineRule="auto"/>
              <w:ind w:firstLineChars="0" w:firstLine="0"/>
              <w:rPr>
                <w:ins w:id="371" w:author="wait lee" w:date="2015-05-08T17:05:00Z"/>
              </w:rPr>
            </w:pPr>
            <w:ins w:id="372" w:author="wait lee" w:date="2015-05-08T17:12:00Z">
              <w:r w:rsidRPr="00106A33">
                <w:rPr>
                  <w:rFonts w:hint="eastAsia"/>
                  <w:rPrChange w:id="373" w:author="wait lee" w:date="2015-05-08T17:12:00Z">
                    <w:rPr>
                      <w:rFonts w:hint="eastAsia"/>
                      <w:color w:val="FF0000"/>
                    </w:rPr>
                  </w:rPrChange>
                </w:rPr>
                <w:t>批准人员</w:t>
              </w:r>
            </w:ins>
          </w:p>
        </w:tc>
      </w:tr>
      <w:tr w:rsidR="000E4170" w:rsidTr="00850EB2">
        <w:tc>
          <w:tcPr>
            <w:tcW w:w="668" w:type="dxa"/>
            <w:tcPrChange w:id="374" w:author="wait lee" w:date="2015-05-08T17:06:00Z">
              <w:tcPr>
                <w:tcW w:w="668" w:type="dxa"/>
              </w:tcPr>
            </w:tcPrChange>
          </w:tcPr>
          <w:p w:rsidR="000E4170" w:rsidRDefault="00106A33" w:rsidP="00290F86">
            <w:pPr>
              <w:pStyle w:val="a3"/>
              <w:spacing w:line="276" w:lineRule="auto"/>
              <w:ind w:firstLineChars="0" w:firstLine="0"/>
            </w:pPr>
            <w:ins w:id="375" w:author="wait lee" w:date="2015-05-08T17:12:00Z">
              <w:r>
                <w:t>21</w:t>
              </w:r>
            </w:ins>
            <w:del w:id="376" w:author="wait lee" w:date="2015-05-08T17:02:00Z">
              <w:r w:rsidR="000E4170" w:rsidDel="00D234A2">
                <w:rPr>
                  <w:rFonts w:hint="eastAsia"/>
                </w:rPr>
                <w:delText>19</w:delText>
              </w:r>
            </w:del>
          </w:p>
        </w:tc>
        <w:tc>
          <w:tcPr>
            <w:tcW w:w="1170" w:type="dxa"/>
            <w:tcPrChange w:id="377" w:author="wait lee" w:date="2015-05-08T17:06:00Z">
              <w:tcPr>
                <w:tcW w:w="1170" w:type="dxa"/>
              </w:tcPr>
            </w:tcPrChange>
          </w:tcPr>
          <w:p w:rsidR="000E4170" w:rsidRDefault="000E417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用户头像</w:t>
            </w:r>
          </w:p>
        </w:tc>
        <w:tc>
          <w:tcPr>
            <w:tcW w:w="1672" w:type="dxa"/>
            <w:tcPrChange w:id="378" w:author="wait lee" w:date="2015-05-08T17:06:00Z">
              <w:tcPr>
                <w:tcW w:w="1559" w:type="dxa"/>
              </w:tcPr>
            </w:tcPrChange>
          </w:tcPr>
          <w:p w:rsidR="000E4170" w:rsidRDefault="00BE020C" w:rsidP="00290F86">
            <w:pPr>
              <w:pStyle w:val="a3"/>
              <w:spacing w:line="276" w:lineRule="auto"/>
              <w:ind w:firstLineChars="0" w:firstLine="0"/>
            </w:pPr>
            <w:del w:id="379" w:author="wait lee" w:date="2015-05-08T16:59:00Z">
              <w:r w:rsidDel="00403189">
                <w:delText>P</w:delText>
              </w:r>
            </w:del>
            <w:ins w:id="380" w:author="wait lee" w:date="2015-05-08T16:59:00Z">
              <w:r w:rsidR="00403189">
                <w:t>p</w:t>
              </w:r>
            </w:ins>
            <w:r w:rsidR="000E4170">
              <w:rPr>
                <w:rFonts w:hint="eastAsia"/>
              </w:rPr>
              <w:t>icture</w:t>
            </w:r>
          </w:p>
        </w:tc>
        <w:tc>
          <w:tcPr>
            <w:tcW w:w="1305" w:type="dxa"/>
            <w:tcPrChange w:id="381" w:author="wait lee" w:date="2015-05-08T17:06:00Z">
              <w:tcPr>
                <w:tcW w:w="1418" w:type="dxa"/>
                <w:gridSpan w:val="2"/>
              </w:tcPr>
            </w:tcPrChange>
          </w:tcPr>
          <w:p w:rsidR="000E4170" w:rsidRDefault="000E4170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varchar</w:t>
            </w:r>
            <w:proofErr w:type="spellEnd"/>
            <w:r>
              <w:t>(200)</w:t>
            </w:r>
          </w:p>
        </w:tc>
        <w:tc>
          <w:tcPr>
            <w:tcW w:w="850" w:type="dxa"/>
            <w:tcPrChange w:id="382" w:author="wait lee" w:date="2015-05-08T17:06:00Z">
              <w:tcPr>
                <w:tcW w:w="850" w:type="dxa"/>
              </w:tcPr>
            </w:tcPrChange>
          </w:tcPr>
          <w:p w:rsidR="000E4170" w:rsidRDefault="000E417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383" w:author="wait lee" w:date="2015-05-08T17:06:00Z">
              <w:tcPr>
                <w:tcW w:w="2631" w:type="dxa"/>
              </w:tcPr>
            </w:tcPrChange>
          </w:tcPr>
          <w:p w:rsidR="00D977B1" w:rsidRDefault="000E4170" w:rsidP="006618D5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用户头像</w:t>
            </w:r>
          </w:p>
        </w:tc>
      </w:tr>
      <w:tr w:rsidR="00403189" w:rsidTr="00850EB2">
        <w:trPr>
          <w:ins w:id="384" w:author="wait lee" w:date="2015-05-08T16:59:00Z"/>
        </w:trPr>
        <w:tc>
          <w:tcPr>
            <w:tcW w:w="668" w:type="dxa"/>
            <w:tcPrChange w:id="385" w:author="wait lee" w:date="2015-05-08T17:06:00Z">
              <w:tcPr>
                <w:tcW w:w="668" w:type="dxa"/>
              </w:tcPr>
            </w:tcPrChange>
          </w:tcPr>
          <w:p w:rsidR="00403189" w:rsidRDefault="00403189" w:rsidP="00060116">
            <w:pPr>
              <w:pStyle w:val="a3"/>
              <w:spacing w:line="276" w:lineRule="auto"/>
              <w:ind w:firstLineChars="0" w:firstLine="0"/>
              <w:rPr>
                <w:ins w:id="386" w:author="wait lee" w:date="2015-05-08T16:59:00Z"/>
              </w:rPr>
            </w:pPr>
            <w:ins w:id="387" w:author="wait lee" w:date="2015-05-08T16:59:00Z">
              <w:r>
                <w:rPr>
                  <w:rFonts w:hint="eastAsia"/>
                </w:rPr>
                <w:t>2</w:t>
              </w:r>
            </w:ins>
            <w:ins w:id="388" w:author="wait lee" w:date="2015-05-08T17:12:00Z">
              <w:r w:rsidR="00106A33">
                <w:t>2</w:t>
              </w:r>
            </w:ins>
          </w:p>
        </w:tc>
        <w:tc>
          <w:tcPr>
            <w:tcW w:w="1170" w:type="dxa"/>
            <w:tcPrChange w:id="389" w:author="wait lee" w:date="2015-05-08T17:06:00Z">
              <w:tcPr>
                <w:tcW w:w="1170" w:type="dxa"/>
              </w:tcPr>
            </w:tcPrChange>
          </w:tcPr>
          <w:p w:rsidR="00403189" w:rsidRDefault="00403189" w:rsidP="00290F86">
            <w:pPr>
              <w:pStyle w:val="a3"/>
              <w:spacing w:line="276" w:lineRule="auto"/>
              <w:ind w:firstLineChars="0" w:firstLine="0"/>
              <w:rPr>
                <w:ins w:id="390" w:author="wait lee" w:date="2015-05-08T16:59:00Z"/>
              </w:rPr>
            </w:pPr>
            <w:ins w:id="391" w:author="wait lee" w:date="2015-05-08T16:59:00Z">
              <w:r>
                <w:rPr>
                  <w:rFonts w:hint="eastAsia"/>
                </w:rPr>
                <w:t>用户组别</w:t>
              </w:r>
            </w:ins>
          </w:p>
        </w:tc>
        <w:tc>
          <w:tcPr>
            <w:tcW w:w="1672" w:type="dxa"/>
            <w:tcPrChange w:id="392" w:author="wait lee" w:date="2015-05-08T17:06:00Z">
              <w:tcPr>
                <w:tcW w:w="1559" w:type="dxa"/>
              </w:tcPr>
            </w:tcPrChange>
          </w:tcPr>
          <w:p w:rsidR="00403189" w:rsidRDefault="00060116" w:rsidP="00290F86">
            <w:pPr>
              <w:pStyle w:val="a3"/>
              <w:spacing w:line="276" w:lineRule="auto"/>
              <w:ind w:firstLineChars="0" w:firstLine="0"/>
              <w:rPr>
                <w:ins w:id="393" w:author="wait lee" w:date="2015-05-08T16:59:00Z"/>
              </w:rPr>
            </w:pPr>
            <w:ins w:id="394" w:author="wait lee" w:date="2015-05-08T16:59:00Z">
              <w:r>
                <w:t>G</w:t>
              </w:r>
              <w:r w:rsidR="00403189">
                <w:rPr>
                  <w:rFonts w:hint="eastAsia"/>
                </w:rPr>
                <w:t>roup</w:t>
              </w:r>
            </w:ins>
          </w:p>
        </w:tc>
        <w:tc>
          <w:tcPr>
            <w:tcW w:w="1305" w:type="dxa"/>
            <w:tcPrChange w:id="395" w:author="wait lee" w:date="2015-05-08T17:06:00Z">
              <w:tcPr>
                <w:tcW w:w="1418" w:type="dxa"/>
                <w:gridSpan w:val="2"/>
              </w:tcPr>
            </w:tcPrChange>
          </w:tcPr>
          <w:p w:rsidR="00403189" w:rsidRDefault="00D32789" w:rsidP="00290F86">
            <w:pPr>
              <w:pStyle w:val="a3"/>
              <w:spacing w:line="276" w:lineRule="auto"/>
              <w:ind w:firstLineChars="0" w:firstLine="0"/>
              <w:rPr>
                <w:ins w:id="396" w:author="wait lee" w:date="2015-05-08T16:59:00Z"/>
              </w:rPr>
            </w:pPr>
            <w:proofErr w:type="spellStart"/>
            <w:ins w:id="397" w:author="wait lee" w:date="2015-05-08T17:00:00Z">
              <w:r>
                <w:t>v</w:t>
              </w:r>
              <w:r w:rsidR="00403189">
                <w:rPr>
                  <w:rFonts w:hint="eastAsia"/>
                </w:rPr>
                <w:t>archar</w:t>
              </w:r>
              <w:proofErr w:type="spellEnd"/>
              <w:r w:rsidR="00403189">
                <w:rPr>
                  <w:rFonts w:hint="eastAsia"/>
                </w:rPr>
                <w:t>(</w:t>
              </w:r>
              <w:r w:rsidR="00403189">
                <w:t>50)</w:t>
              </w:r>
            </w:ins>
          </w:p>
        </w:tc>
        <w:tc>
          <w:tcPr>
            <w:tcW w:w="850" w:type="dxa"/>
            <w:tcPrChange w:id="398" w:author="wait lee" w:date="2015-05-08T17:06:00Z">
              <w:tcPr>
                <w:tcW w:w="850" w:type="dxa"/>
              </w:tcPr>
            </w:tcPrChange>
          </w:tcPr>
          <w:p w:rsidR="00403189" w:rsidRDefault="00733FC0" w:rsidP="00290F86">
            <w:pPr>
              <w:pStyle w:val="a3"/>
              <w:spacing w:line="276" w:lineRule="auto"/>
              <w:ind w:firstLineChars="0" w:firstLine="0"/>
              <w:rPr>
                <w:ins w:id="399" w:author="wait lee" w:date="2015-05-08T16:59:00Z"/>
              </w:rPr>
            </w:pPr>
            <w:ins w:id="400" w:author="wait lee" w:date="2015-05-08T17:00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401" w:author="wait lee" w:date="2015-05-08T17:06:00Z">
              <w:tcPr>
                <w:tcW w:w="2631" w:type="dxa"/>
              </w:tcPr>
            </w:tcPrChange>
          </w:tcPr>
          <w:p w:rsidR="00403189" w:rsidRDefault="00733FC0" w:rsidP="006618D5">
            <w:pPr>
              <w:pStyle w:val="a3"/>
              <w:spacing w:line="276" w:lineRule="auto"/>
              <w:ind w:firstLineChars="0" w:firstLine="0"/>
              <w:rPr>
                <w:ins w:id="402" w:author="wait lee" w:date="2015-05-08T16:59:00Z"/>
              </w:rPr>
            </w:pPr>
            <w:ins w:id="403" w:author="wait lee" w:date="2015-05-08T17:00:00Z">
              <w:r>
                <w:rPr>
                  <w:rFonts w:hint="eastAsia"/>
                </w:rPr>
                <w:t>用户的组别</w:t>
              </w:r>
            </w:ins>
          </w:p>
        </w:tc>
      </w:tr>
      <w:tr w:rsidR="009E1704" w:rsidTr="00850EB2">
        <w:trPr>
          <w:ins w:id="404" w:author="wait lee" w:date="2015-05-08T17:13:00Z"/>
        </w:trPr>
        <w:tc>
          <w:tcPr>
            <w:tcW w:w="668" w:type="dxa"/>
          </w:tcPr>
          <w:p w:rsidR="009E1704" w:rsidRDefault="009E1704" w:rsidP="009E1704">
            <w:pPr>
              <w:pStyle w:val="a3"/>
              <w:spacing w:line="276" w:lineRule="auto"/>
              <w:ind w:firstLineChars="0" w:firstLine="0"/>
              <w:rPr>
                <w:ins w:id="405" w:author="wait lee" w:date="2015-05-08T17:13:00Z"/>
              </w:rPr>
            </w:pPr>
            <w:ins w:id="406" w:author="wait lee" w:date="2015-05-08T17:13:00Z">
              <w:r>
                <w:rPr>
                  <w:rFonts w:hint="eastAsia"/>
                </w:rPr>
                <w:t>23</w:t>
              </w:r>
            </w:ins>
          </w:p>
        </w:tc>
        <w:tc>
          <w:tcPr>
            <w:tcW w:w="1170" w:type="dxa"/>
          </w:tcPr>
          <w:p w:rsidR="009E1704" w:rsidRDefault="009E1704" w:rsidP="009E1704">
            <w:pPr>
              <w:pStyle w:val="a3"/>
              <w:spacing w:line="276" w:lineRule="auto"/>
              <w:ind w:firstLineChars="0" w:firstLine="0"/>
              <w:rPr>
                <w:ins w:id="407" w:author="wait lee" w:date="2015-05-08T17:13:00Z"/>
              </w:rPr>
            </w:pPr>
            <w:ins w:id="408" w:author="wait lee" w:date="2015-05-08T17:13:00Z">
              <w:r>
                <w:rPr>
                  <w:rFonts w:hint="eastAsia"/>
                </w:rPr>
                <w:t>注册时间</w:t>
              </w:r>
            </w:ins>
          </w:p>
        </w:tc>
        <w:tc>
          <w:tcPr>
            <w:tcW w:w="1672" w:type="dxa"/>
          </w:tcPr>
          <w:p w:rsidR="009E1704" w:rsidRDefault="009E1704" w:rsidP="009E1704">
            <w:pPr>
              <w:pStyle w:val="a3"/>
              <w:spacing w:line="276" w:lineRule="auto"/>
              <w:ind w:firstLineChars="0" w:firstLine="0"/>
              <w:rPr>
                <w:ins w:id="409" w:author="wait lee" w:date="2015-05-08T17:13:00Z"/>
              </w:rPr>
            </w:pPr>
            <w:proofErr w:type="spellStart"/>
            <w:ins w:id="410" w:author="wait lee" w:date="2015-05-08T17:13:00Z">
              <w:r>
                <w:t>register_time</w:t>
              </w:r>
              <w:proofErr w:type="spellEnd"/>
            </w:ins>
          </w:p>
        </w:tc>
        <w:tc>
          <w:tcPr>
            <w:tcW w:w="1305" w:type="dxa"/>
          </w:tcPr>
          <w:p w:rsidR="009E1704" w:rsidRDefault="009E1704" w:rsidP="009E1704">
            <w:pPr>
              <w:pStyle w:val="a3"/>
              <w:spacing w:line="276" w:lineRule="auto"/>
              <w:ind w:firstLineChars="0" w:firstLine="0"/>
              <w:rPr>
                <w:ins w:id="411" w:author="wait lee" w:date="2015-05-08T17:13:00Z"/>
              </w:rPr>
            </w:pPr>
            <w:proofErr w:type="spellStart"/>
            <w:ins w:id="412" w:author="wait lee" w:date="2015-05-08T17:13:00Z">
              <w:r>
                <w:rPr>
                  <w:rFonts w:hint="eastAsia"/>
                </w:rPr>
                <w:t>datetime</w:t>
              </w:r>
              <w:proofErr w:type="spellEnd"/>
            </w:ins>
          </w:p>
        </w:tc>
        <w:tc>
          <w:tcPr>
            <w:tcW w:w="850" w:type="dxa"/>
          </w:tcPr>
          <w:p w:rsidR="009E1704" w:rsidRDefault="009E1704" w:rsidP="009E1704">
            <w:pPr>
              <w:pStyle w:val="a3"/>
              <w:spacing w:line="276" w:lineRule="auto"/>
              <w:ind w:firstLineChars="0" w:firstLine="0"/>
              <w:rPr>
                <w:ins w:id="413" w:author="wait lee" w:date="2015-05-08T17:13:00Z"/>
              </w:rPr>
            </w:pPr>
            <w:ins w:id="414" w:author="wait lee" w:date="2015-05-08T17:13:00Z">
              <w:r>
                <w:rPr>
                  <w:rFonts w:hint="eastAsia"/>
                </w:rPr>
                <w:t>非空</w:t>
              </w:r>
            </w:ins>
          </w:p>
        </w:tc>
        <w:tc>
          <w:tcPr>
            <w:tcW w:w="2631" w:type="dxa"/>
          </w:tcPr>
          <w:p w:rsidR="009E1704" w:rsidRDefault="009E1704" w:rsidP="009E1704">
            <w:pPr>
              <w:pStyle w:val="a3"/>
              <w:spacing w:line="276" w:lineRule="auto"/>
              <w:ind w:firstLineChars="0" w:firstLine="0"/>
              <w:rPr>
                <w:ins w:id="415" w:author="wait lee" w:date="2015-05-08T17:13:00Z"/>
              </w:rPr>
            </w:pPr>
            <w:ins w:id="416" w:author="wait lee" w:date="2015-05-08T17:13:00Z">
              <w:r>
                <w:rPr>
                  <w:rFonts w:hint="eastAsia"/>
                </w:rPr>
                <w:t>用户的注册时间</w:t>
              </w:r>
            </w:ins>
          </w:p>
        </w:tc>
      </w:tr>
      <w:tr w:rsidR="006D70F3" w:rsidTr="006529AF">
        <w:trPr>
          <w:ins w:id="417" w:author="wait lee" w:date="2015-05-08T17:08:00Z"/>
        </w:trPr>
        <w:tc>
          <w:tcPr>
            <w:tcW w:w="668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18" w:author="wait lee" w:date="2015-05-08T17:08:00Z"/>
              </w:rPr>
            </w:pPr>
            <w:ins w:id="419" w:author="wait lee" w:date="2015-05-08T17:18:00Z">
              <w:r>
                <w:rPr>
                  <w:rFonts w:hint="eastAsia"/>
                </w:rPr>
                <w:t>24</w:t>
              </w:r>
            </w:ins>
          </w:p>
        </w:tc>
        <w:tc>
          <w:tcPr>
            <w:tcW w:w="117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20" w:author="wait lee" w:date="2015-05-08T17:08:00Z"/>
              </w:rPr>
            </w:pPr>
            <w:ins w:id="421" w:author="wait lee" w:date="2015-05-08T17:18:00Z">
              <w:r>
                <w:rPr>
                  <w:rFonts w:hint="eastAsia"/>
                </w:rPr>
                <w:t>预留</w:t>
              </w:r>
              <w:r>
                <w:rPr>
                  <w:rFonts w:hint="eastAsia"/>
                </w:rPr>
                <w:t>1</w:t>
              </w:r>
            </w:ins>
          </w:p>
        </w:tc>
        <w:tc>
          <w:tcPr>
            <w:tcW w:w="1672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22" w:author="wait lee" w:date="2015-05-08T17:08:00Z"/>
              </w:rPr>
            </w:pPr>
            <w:ins w:id="423" w:author="wait lee" w:date="2015-05-08T17:18:00Z">
              <w:r>
                <w:rPr>
                  <w:rFonts w:hint="eastAsia"/>
                </w:rPr>
                <w:t>content</w:t>
              </w:r>
              <w:r>
                <w:t>_1</w:t>
              </w:r>
            </w:ins>
          </w:p>
        </w:tc>
        <w:tc>
          <w:tcPr>
            <w:tcW w:w="1305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24" w:author="wait lee" w:date="2015-05-08T17:08:00Z"/>
              </w:rPr>
            </w:pPr>
            <w:proofErr w:type="spellStart"/>
            <w:ins w:id="425" w:author="wait lee" w:date="2015-05-08T17:18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85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26" w:author="wait lee" w:date="2015-05-08T17:08:00Z"/>
              </w:rPr>
            </w:pPr>
            <w:ins w:id="427" w:author="wait lee" w:date="2015-05-08T17:18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28" w:author="wait lee" w:date="2015-05-08T17:08:00Z"/>
              </w:rPr>
            </w:pPr>
            <w:ins w:id="429" w:author="wait lee" w:date="2015-05-08T17:18:00Z">
              <w:r>
                <w:rPr>
                  <w:rFonts w:hint="eastAsia"/>
                </w:rPr>
                <w:t>预留字段</w:t>
              </w:r>
              <w:r>
                <w:rPr>
                  <w:rFonts w:hint="eastAsia"/>
                </w:rPr>
                <w:t>1</w:t>
              </w:r>
            </w:ins>
          </w:p>
        </w:tc>
      </w:tr>
      <w:tr w:rsidR="006D70F3" w:rsidTr="006529AF">
        <w:trPr>
          <w:ins w:id="430" w:author="wait lee" w:date="2015-05-08T17:10:00Z"/>
        </w:trPr>
        <w:tc>
          <w:tcPr>
            <w:tcW w:w="668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31" w:author="wait lee" w:date="2015-05-08T17:10:00Z"/>
              </w:rPr>
            </w:pPr>
            <w:ins w:id="432" w:author="wait lee" w:date="2015-05-08T17:18:00Z">
              <w:r>
                <w:rPr>
                  <w:rFonts w:hint="eastAsia"/>
                </w:rPr>
                <w:t>25</w:t>
              </w:r>
            </w:ins>
          </w:p>
        </w:tc>
        <w:tc>
          <w:tcPr>
            <w:tcW w:w="117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33" w:author="wait lee" w:date="2015-05-08T17:10:00Z"/>
              </w:rPr>
            </w:pPr>
            <w:ins w:id="434" w:author="wait lee" w:date="2015-05-08T17:18:00Z">
              <w:r>
                <w:rPr>
                  <w:rFonts w:hint="eastAsia"/>
                </w:rPr>
                <w:t>预留</w:t>
              </w:r>
              <w:r>
                <w:t>2</w:t>
              </w:r>
            </w:ins>
          </w:p>
        </w:tc>
        <w:tc>
          <w:tcPr>
            <w:tcW w:w="1672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35" w:author="wait lee" w:date="2015-05-08T17:10:00Z"/>
              </w:rPr>
            </w:pPr>
            <w:ins w:id="436" w:author="wait lee" w:date="2015-05-08T17:18:00Z">
              <w:r>
                <w:rPr>
                  <w:rFonts w:hint="eastAsia"/>
                </w:rPr>
                <w:t>content</w:t>
              </w:r>
              <w:r>
                <w:t>_2</w:t>
              </w:r>
            </w:ins>
          </w:p>
        </w:tc>
        <w:tc>
          <w:tcPr>
            <w:tcW w:w="1305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37" w:author="wait lee" w:date="2015-05-08T17:10:00Z"/>
              </w:rPr>
            </w:pPr>
            <w:proofErr w:type="spellStart"/>
            <w:ins w:id="438" w:author="wait lee" w:date="2015-05-08T17:18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85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39" w:author="wait lee" w:date="2015-05-08T17:10:00Z"/>
              </w:rPr>
            </w:pPr>
            <w:ins w:id="440" w:author="wait lee" w:date="2015-05-08T17:18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41" w:author="wait lee" w:date="2015-05-08T17:10:00Z"/>
              </w:rPr>
            </w:pPr>
            <w:ins w:id="442" w:author="wait lee" w:date="2015-05-08T17:18:00Z">
              <w:r>
                <w:rPr>
                  <w:rFonts w:hint="eastAsia"/>
                </w:rPr>
                <w:t>预留字段</w:t>
              </w:r>
              <w:r>
                <w:t>2</w:t>
              </w:r>
            </w:ins>
          </w:p>
        </w:tc>
      </w:tr>
      <w:tr w:rsidR="006D70F3" w:rsidTr="006529AF">
        <w:trPr>
          <w:ins w:id="443" w:author="wait lee" w:date="2015-05-08T17:10:00Z"/>
        </w:trPr>
        <w:tc>
          <w:tcPr>
            <w:tcW w:w="668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44" w:author="wait lee" w:date="2015-05-08T17:10:00Z"/>
              </w:rPr>
            </w:pPr>
            <w:ins w:id="445" w:author="wait lee" w:date="2015-05-08T17:18:00Z">
              <w:r>
                <w:rPr>
                  <w:rFonts w:hint="eastAsia"/>
                </w:rPr>
                <w:t>26</w:t>
              </w:r>
            </w:ins>
          </w:p>
        </w:tc>
        <w:tc>
          <w:tcPr>
            <w:tcW w:w="117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46" w:author="wait lee" w:date="2015-05-08T17:10:00Z"/>
              </w:rPr>
            </w:pPr>
            <w:ins w:id="447" w:author="wait lee" w:date="2015-05-08T17:18:00Z">
              <w:r>
                <w:rPr>
                  <w:rFonts w:hint="eastAsia"/>
                </w:rPr>
                <w:t>预留</w:t>
              </w:r>
              <w:r>
                <w:t>3</w:t>
              </w:r>
            </w:ins>
          </w:p>
        </w:tc>
        <w:tc>
          <w:tcPr>
            <w:tcW w:w="1672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48" w:author="wait lee" w:date="2015-05-08T17:10:00Z"/>
              </w:rPr>
            </w:pPr>
            <w:ins w:id="449" w:author="wait lee" w:date="2015-05-08T17:18:00Z">
              <w:r>
                <w:rPr>
                  <w:rFonts w:hint="eastAsia"/>
                </w:rPr>
                <w:t>content</w:t>
              </w:r>
              <w:r>
                <w:t>_3</w:t>
              </w:r>
            </w:ins>
          </w:p>
        </w:tc>
        <w:tc>
          <w:tcPr>
            <w:tcW w:w="1305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50" w:author="wait lee" w:date="2015-05-08T17:10:00Z"/>
              </w:rPr>
            </w:pPr>
            <w:proofErr w:type="spellStart"/>
            <w:ins w:id="451" w:author="wait lee" w:date="2015-05-08T17:18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85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52" w:author="wait lee" w:date="2015-05-08T17:10:00Z"/>
              </w:rPr>
            </w:pPr>
            <w:ins w:id="453" w:author="wait lee" w:date="2015-05-08T17:18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54" w:author="wait lee" w:date="2015-05-08T17:10:00Z"/>
              </w:rPr>
            </w:pPr>
            <w:ins w:id="455" w:author="wait lee" w:date="2015-05-08T17:18:00Z">
              <w:r>
                <w:rPr>
                  <w:rFonts w:hint="eastAsia"/>
                </w:rPr>
                <w:t>预留字段</w:t>
              </w:r>
              <w:r>
                <w:t>3</w:t>
              </w:r>
            </w:ins>
          </w:p>
        </w:tc>
      </w:tr>
      <w:tr w:rsidR="006D70F3" w:rsidTr="006529AF">
        <w:trPr>
          <w:ins w:id="456" w:author="wait lee" w:date="2015-05-08T17:10:00Z"/>
        </w:trPr>
        <w:tc>
          <w:tcPr>
            <w:tcW w:w="668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57" w:author="wait lee" w:date="2015-05-08T17:10:00Z"/>
              </w:rPr>
            </w:pPr>
            <w:ins w:id="458" w:author="wait lee" w:date="2015-05-08T17:18:00Z">
              <w:r>
                <w:rPr>
                  <w:rFonts w:hint="eastAsia"/>
                </w:rPr>
                <w:t>27</w:t>
              </w:r>
            </w:ins>
          </w:p>
        </w:tc>
        <w:tc>
          <w:tcPr>
            <w:tcW w:w="117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59" w:author="wait lee" w:date="2015-05-08T17:10:00Z"/>
              </w:rPr>
            </w:pPr>
            <w:ins w:id="460" w:author="wait lee" w:date="2015-05-08T17:18:00Z">
              <w:r>
                <w:rPr>
                  <w:rFonts w:hint="eastAsia"/>
                </w:rPr>
                <w:t>预留</w:t>
              </w:r>
              <w:r>
                <w:t>4</w:t>
              </w:r>
            </w:ins>
          </w:p>
        </w:tc>
        <w:tc>
          <w:tcPr>
            <w:tcW w:w="1672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61" w:author="wait lee" w:date="2015-05-08T17:10:00Z"/>
              </w:rPr>
            </w:pPr>
            <w:ins w:id="462" w:author="wait lee" w:date="2015-05-08T17:18:00Z">
              <w:r>
                <w:rPr>
                  <w:rFonts w:hint="eastAsia"/>
                </w:rPr>
                <w:t>content</w:t>
              </w:r>
              <w:r>
                <w:t>_4</w:t>
              </w:r>
            </w:ins>
          </w:p>
        </w:tc>
        <w:tc>
          <w:tcPr>
            <w:tcW w:w="1305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63" w:author="wait lee" w:date="2015-05-08T17:10:00Z"/>
              </w:rPr>
            </w:pPr>
            <w:proofErr w:type="spellStart"/>
            <w:ins w:id="464" w:author="wait lee" w:date="2015-05-08T17:18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85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65" w:author="wait lee" w:date="2015-05-08T17:10:00Z"/>
              </w:rPr>
            </w:pPr>
            <w:ins w:id="466" w:author="wait lee" w:date="2015-05-08T17:18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67" w:author="wait lee" w:date="2015-05-08T17:10:00Z"/>
              </w:rPr>
            </w:pPr>
            <w:ins w:id="468" w:author="wait lee" w:date="2015-05-08T17:18:00Z">
              <w:r>
                <w:rPr>
                  <w:rFonts w:hint="eastAsia"/>
                </w:rPr>
                <w:t>预留字段</w:t>
              </w:r>
              <w:r>
                <w:t>4</w:t>
              </w:r>
            </w:ins>
          </w:p>
        </w:tc>
      </w:tr>
      <w:tr w:rsidR="006D70F3" w:rsidTr="006529AF">
        <w:trPr>
          <w:ins w:id="469" w:author="wait lee" w:date="2015-05-08T17:11:00Z"/>
        </w:trPr>
        <w:tc>
          <w:tcPr>
            <w:tcW w:w="668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70" w:author="wait lee" w:date="2015-05-08T17:11:00Z"/>
              </w:rPr>
            </w:pPr>
            <w:ins w:id="471" w:author="wait lee" w:date="2015-05-08T17:18:00Z">
              <w:r>
                <w:rPr>
                  <w:rFonts w:hint="eastAsia"/>
                </w:rPr>
                <w:t>28</w:t>
              </w:r>
            </w:ins>
          </w:p>
        </w:tc>
        <w:tc>
          <w:tcPr>
            <w:tcW w:w="117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72" w:author="wait lee" w:date="2015-05-08T17:11:00Z"/>
              </w:rPr>
            </w:pPr>
            <w:ins w:id="473" w:author="wait lee" w:date="2015-05-08T17:18:00Z">
              <w:r>
                <w:rPr>
                  <w:rFonts w:hint="eastAsia"/>
                </w:rPr>
                <w:t>预留</w:t>
              </w:r>
              <w:r>
                <w:t>5</w:t>
              </w:r>
            </w:ins>
          </w:p>
        </w:tc>
        <w:tc>
          <w:tcPr>
            <w:tcW w:w="1672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74" w:author="wait lee" w:date="2015-05-08T17:11:00Z"/>
              </w:rPr>
            </w:pPr>
            <w:ins w:id="475" w:author="wait lee" w:date="2015-05-08T17:18:00Z">
              <w:r>
                <w:rPr>
                  <w:rFonts w:hint="eastAsia"/>
                </w:rPr>
                <w:t>content</w:t>
              </w:r>
              <w:r>
                <w:t>_5</w:t>
              </w:r>
            </w:ins>
          </w:p>
        </w:tc>
        <w:tc>
          <w:tcPr>
            <w:tcW w:w="1305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76" w:author="wait lee" w:date="2015-05-08T17:11:00Z"/>
              </w:rPr>
            </w:pPr>
            <w:proofErr w:type="spellStart"/>
            <w:ins w:id="477" w:author="wait lee" w:date="2015-05-08T17:18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850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78" w:author="wait lee" w:date="2015-05-08T17:11:00Z"/>
              </w:rPr>
            </w:pPr>
            <w:ins w:id="479" w:author="wait lee" w:date="2015-05-08T17:18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6D70F3" w:rsidRDefault="006D70F3" w:rsidP="006D70F3">
            <w:pPr>
              <w:pStyle w:val="a3"/>
              <w:spacing w:line="276" w:lineRule="auto"/>
              <w:ind w:firstLineChars="0" w:firstLine="0"/>
              <w:rPr>
                <w:ins w:id="480" w:author="wait lee" w:date="2015-05-08T17:11:00Z"/>
              </w:rPr>
            </w:pPr>
            <w:ins w:id="481" w:author="wait lee" w:date="2015-05-08T17:18:00Z">
              <w:r>
                <w:rPr>
                  <w:rFonts w:hint="eastAsia"/>
                </w:rPr>
                <w:t>预留字段</w:t>
              </w:r>
              <w:r>
                <w:t>5</w:t>
              </w:r>
            </w:ins>
          </w:p>
        </w:tc>
      </w:tr>
    </w:tbl>
    <w:p w:rsidR="00674365" w:rsidRDefault="00674365" w:rsidP="00290F86">
      <w:pPr>
        <w:pStyle w:val="a3"/>
        <w:spacing w:line="276" w:lineRule="auto"/>
        <w:ind w:leftChars="200" w:left="420" w:firstLineChars="0" w:firstLine="0"/>
        <w:rPr>
          <w:ins w:id="482" w:author="wait lee" w:date="2015-05-08T17:11:00Z"/>
        </w:rPr>
      </w:pPr>
    </w:p>
    <w:p w:rsidR="000E18BE" w:rsidRDefault="00B05F4F" w:rsidP="00290F86">
      <w:pPr>
        <w:pStyle w:val="a3"/>
        <w:spacing w:line="276" w:lineRule="auto"/>
        <w:ind w:leftChars="200" w:left="420" w:firstLineChars="0" w:firstLine="0"/>
        <w:rPr>
          <w:ins w:id="483" w:author="sl" w:date="2015-05-08T14:00:00Z"/>
        </w:rPr>
      </w:pPr>
      <w:r>
        <w:t>设备用户表</w:t>
      </w:r>
      <w:ins w:id="484" w:author="sl" w:date="2015-05-07T18:49:00Z">
        <w:r w:rsidR="00EA4945">
          <w:rPr>
            <w:rFonts w:hint="eastAsia"/>
          </w:rPr>
          <w:t xml:space="preserve"> </w:t>
        </w:r>
      </w:ins>
    </w:p>
    <w:p w:rsidR="000E18BE" w:rsidRPr="006C110F" w:rsidRDefault="00EA4945" w:rsidP="00290F86">
      <w:pPr>
        <w:pStyle w:val="a3"/>
        <w:spacing w:line="276" w:lineRule="auto"/>
        <w:ind w:leftChars="200" w:left="420" w:firstLineChars="0" w:firstLine="0"/>
        <w:rPr>
          <w:ins w:id="485" w:author="sl" w:date="2015-05-08T14:00:00Z"/>
          <w:color w:val="FF0000"/>
          <w:rPrChange w:id="486" w:author="wait lee" w:date="2015-05-08T16:51:00Z">
            <w:rPr>
              <w:ins w:id="487" w:author="sl" w:date="2015-05-08T14:00:00Z"/>
            </w:rPr>
          </w:rPrChange>
        </w:rPr>
      </w:pPr>
      <w:ins w:id="488" w:author="sl" w:date="2015-05-07T18:49:00Z">
        <w:r w:rsidRPr="006C110F">
          <w:rPr>
            <w:rFonts w:hint="eastAsia"/>
            <w:color w:val="FF0000"/>
            <w:rPrChange w:id="489" w:author="wait lee" w:date="2015-05-08T16:51:00Z">
              <w:rPr>
                <w:rFonts w:hint="eastAsia"/>
              </w:rPr>
            </w:rPrChange>
          </w:rPr>
          <w:t>需要增加</w:t>
        </w:r>
      </w:ins>
      <w:ins w:id="490" w:author="sl" w:date="2015-05-08T14:00:00Z">
        <w:r w:rsidR="000E18BE" w:rsidRPr="006C110F">
          <w:rPr>
            <w:rFonts w:hint="eastAsia"/>
            <w:color w:val="FF0000"/>
            <w:rPrChange w:id="491" w:author="wait lee" w:date="2015-05-08T16:51:00Z">
              <w:rPr>
                <w:rFonts w:hint="eastAsia"/>
              </w:rPr>
            </w:rPrChange>
          </w:rPr>
          <w:t>：</w:t>
        </w:r>
      </w:ins>
    </w:p>
    <w:p w:rsidR="00B05F4F" w:rsidRDefault="000E18BE" w:rsidP="00290F86">
      <w:pPr>
        <w:pStyle w:val="a3"/>
        <w:spacing w:line="276" w:lineRule="auto"/>
        <w:ind w:leftChars="200" w:left="420" w:firstLineChars="0" w:firstLine="0"/>
        <w:rPr>
          <w:ins w:id="492" w:author="wait lee" w:date="2015-05-08T17:45:00Z"/>
          <w:color w:val="FF0000"/>
        </w:rPr>
      </w:pPr>
      <w:ins w:id="493" w:author="sl" w:date="2015-05-08T14:00:00Z">
        <w:r w:rsidRPr="006C110F">
          <w:rPr>
            <w:color w:val="FF0000"/>
            <w:rPrChange w:id="494" w:author="wait lee" w:date="2015-05-08T16:51:00Z">
              <w:rPr/>
            </w:rPrChange>
          </w:rPr>
          <w:t xml:space="preserve">1 </w:t>
        </w:r>
      </w:ins>
      <w:ins w:id="495" w:author="sl" w:date="2015-05-07T18:49:00Z">
        <w:r w:rsidR="00EA4945" w:rsidRPr="006C110F">
          <w:rPr>
            <w:rFonts w:hint="eastAsia"/>
            <w:color w:val="FF0000"/>
            <w:rPrChange w:id="496" w:author="wait lee" w:date="2015-05-08T16:51:00Z">
              <w:rPr>
                <w:rFonts w:hint="eastAsia"/>
              </w:rPr>
            </w:rPrChange>
          </w:rPr>
          <w:t>一个是否和防丢绑定</w:t>
        </w:r>
      </w:ins>
    </w:p>
    <w:p w:rsidR="00307F96" w:rsidRPr="006C110F" w:rsidRDefault="00307F96" w:rsidP="00290F86">
      <w:pPr>
        <w:pStyle w:val="a3"/>
        <w:spacing w:line="276" w:lineRule="auto"/>
        <w:ind w:leftChars="200" w:left="420" w:firstLineChars="0" w:firstLine="0"/>
        <w:rPr>
          <w:ins w:id="497" w:author="sl" w:date="2015-05-08T14:00:00Z"/>
          <w:color w:val="FF0000"/>
          <w:rPrChange w:id="498" w:author="wait lee" w:date="2015-05-08T16:51:00Z">
            <w:rPr>
              <w:ins w:id="499" w:author="sl" w:date="2015-05-08T14:00:00Z"/>
            </w:rPr>
          </w:rPrChange>
        </w:rPr>
      </w:pPr>
      <w:ins w:id="500" w:author="wait lee" w:date="2015-05-08T17:45:00Z">
        <w:r>
          <w:rPr>
            <w:color w:val="FF0000"/>
          </w:rPr>
          <w:tab/>
        </w:r>
        <w:r w:rsidRPr="00307F96">
          <w:rPr>
            <w:rFonts w:hint="eastAsia"/>
            <w:color w:val="70AD47" w:themeColor="accent6"/>
            <w:rPrChange w:id="501" w:author="wait lee" w:date="2015-05-08T17:45:00Z">
              <w:rPr>
                <w:rFonts w:hint="eastAsia"/>
                <w:color w:val="FF0000"/>
              </w:rPr>
            </w:rPrChange>
          </w:rPr>
          <w:t>通过</w:t>
        </w:r>
        <w:r w:rsidRPr="00307F96">
          <w:rPr>
            <w:color w:val="70AD47" w:themeColor="accent6"/>
            <w:rPrChange w:id="502" w:author="wait lee" w:date="2015-05-08T17:45:00Z">
              <w:rPr>
                <w:color w:val="FF0000"/>
              </w:rPr>
            </w:rPrChange>
          </w:rPr>
          <w:t>status</w:t>
        </w:r>
        <w:r w:rsidRPr="00307F96">
          <w:rPr>
            <w:rFonts w:hint="eastAsia"/>
            <w:color w:val="70AD47" w:themeColor="accent6"/>
            <w:rPrChange w:id="503" w:author="wait lee" w:date="2015-05-08T17:45:00Z">
              <w:rPr>
                <w:rFonts w:hint="eastAsia"/>
                <w:color w:val="FF0000"/>
              </w:rPr>
            </w:rPrChange>
          </w:rPr>
          <w:t>字段表示设备的状态</w:t>
        </w:r>
      </w:ins>
    </w:p>
    <w:p w:rsidR="000E18BE" w:rsidRPr="006C110F" w:rsidRDefault="000E18BE" w:rsidP="00290F86">
      <w:pPr>
        <w:pStyle w:val="a3"/>
        <w:spacing w:line="276" w:lineRule="auto"/>
        <w:ind w:leftChars="200" w:left="420" w:firstLineChars="0" w:firstLine="0"/>
        <w:rPr>
          <w:ins w:id="504" w:author="sl" w:date="2015-05-08T14:00:00Z"/>
          <w:color w:val="FF0000"/>
          <w:rPrChange w:id="505" w:author="wait lee" w:date="2015-05-08T16:51:00Z">
            <w:rPr>
              <w:ins w:id="506" w:author="sl" w:date="2015-05-08T14:00:00Z"/>
            </w:rPr>
          </w:rPrChange>
        </w:rPr>
      </w:pPr>
      <w:ins w:id="507" w:author="sl" w:date="2015-05-08T14:00:00Z">
        <w:r w:rsidRPr="006C110F">
          <w:rPr>
            <w:color w:val="FF0000"/>
            <w:rPrChange w:id="508" w:author="wait lee" w:date="2015-05-08T16:51:00Z">
              <w:rPr/>
            </w:rPrChange>
          </w:rPr>
          <w:t xml:space="preserve">2 </w:t>
        </w:r>
        <w:r w:rsidRPr="006C110F">
          <w:rPr>
            <w:rFonts w:hint="eastAsia"/>
            <w:color w:val="FF0000"/>
            <w:rPrChange w:id="509" w:author="wait lee" w:date="2015-05-08T16:51:00Z">
              <w:rPr>
                <w:rFonts w:hint="eastAsia"/>
              </w:rPr>
            </w:rPrChange>
          </w:rPr>
          <w:t>被找到次数</w:t>
        </w:r>
      </w:ins>
    </w:p>
    <w:p w:rsidR="00EC56D1" w:rsidRPr="006529AF" w:rsidRDefault="00EC56D1" w:rsidP="00EC56D1">
      <w:pPr>
        <w:pStyle w:val="a3"/>
        <w:spacing w:line="276" w:lineRule="auto"/>
        <w:ind w:leftChars="200" w:left="420" w:firstLineChars="0" w:firstLine="0"/>
        <w:rPr>
          <w:ins w:id="510" w:author="wait lee" w:date="2015-05-08T17:42:00Z"/>
          <w:color w:val="70AD47" w:themeColor="accent6"/>
        </w:rPr>
      </w:pPr>
      <w:ins w:id="511" w:author="wait lee" w:date="2015-05-08T17:42:00Z">
        <w:r w:rsidRPr="006529AF">
          <w:rPr>
            <w:color w:val="70AD47" w:themeColor="accent6"/>
          </w:rPr>
          <w:tab/>
        </w:r>
        <w:r w:rsidRPr="006529AF">
          <w:rPr>
            <w:color w:val="70AD47" w:themeColor="accent6"/>
          </w:rPr>
          <w:t>已经添加</w:t>
        </w:r>
      </w:ins>
    </w:p>
    <w:p w:rsidR="000E18BE" w:rsidRPr="006C110F" w:rsidRDefault="000E18BE" w:rsidP="00290F86">
      <w:pPr>
        <w:pStyle w:val="a3"/>
        <w:spacing w:line="276" w:lineRule="auto"/>
        <w:ind w:leftChars="200" w:left="420" w:firstLineChars="0" w:firstLine="0"/>
        <w:rPr>
          <w:ins w:id="512" w:author="sl" w:date="2015-05-08T14:00:00Z"/>
          <w:color w:val="FF0000"/>
          <w:rPrChange w:id="513" w:author="wait lee" w:date="2015-05-08T16:51:00Z">
            <w:rPr>
              <w:ins w:id="514" w:author="sl" w:date="2015-05-08T14:00:00Z"/>
            </w:rPr>
          </w:rPrChange>
        </w:rPr>
      </w:pPr>
      <w:ins w:id="515" w:author="sl" w:date="2015-05-08T14:00:00Z">
        <w:r w:rsidRPr="006C110F">
          <w:rPr>
            <w:color w:val="FF0000"/>
            <w:rPrChange w:id="516" w:author="wait lee" w:date="2015-05-08T16:51:00Z">
              <w:rPr/>
            </w:rPrChange>
          </w:rPr>
          <w:t xml:space="preserve">3 </w:t>
        </w:r>
        <w:r w:rsidRPr="006C110F">
          <w:rPr>
            <w:rFonts w:hint="eastAsia"/>
            <w:color w:val="FF0000"/>
            <w:rPrChange w:id="517" w:author="wait lee" w:date="2015-05-08T16:51:00Z">
              <w:rPr>
                <w:rFonts w:hint="eastAsia"/>
              </w:rPr>
            </w:rPrChange>
          </w:rPr>
          <w:t>被报警次数</w:t>
        </w:r>
      </w:ins>
    </w:p>
    <w:p w:rsidR="00EC56D1" w:rsidRPr="006529AF" w:rsidRDefault="00EC56D1" w:rsidP="00EC56D1">
      <w:pPr>
        <w:pStyle w:val="a3"/>
        <w:spacing w:line="276" w:lineRule="auto"/>
        <w:ind w:leftChars="200" w:left="420" w:firstLineChars="0" w:firstLine="0"/>
        <w:rPr>
          <w:ins w:id="518" w:author="wait lee" w:date="2015-05-08T17:42:00Z"/>
          <w:color w:val="70AD47" w:themeColor="accent6"/>
        </w:rPr>
      </w:pPr>
      <w:ins w:id="519" w:author="wait lee" w:date="2015-05-08T17:42:00Z">
        <w:r w:rsidRPr="006529AF">
          <w:rPr>
            <w:color w:val="70AD47" w:themeColor="accent6"/>
          </w:rPr>
          <w:tab/>
        </w:r>
        <w:r w:rsidRPr="006529AF">
          <w:rPr>
            <w:color w:val="70AD47" w:themeColor="accent6"/>
          </w:rPr>
          <w:t>已经添加</w:t>
        </w:r>
      </w:ins>
    </w:p>
    <w:p w:rsidR="000E18BE" w:rsidRDefault="000E18BE" w:rsidP="00290F86">
      <w:pPr>
        <w:pStyle w:val="a3"/>
        <w:spacing w:line="276" w:lineRule="auto"/>
        <w:ind w:leftChars="200" w:left="420" w:firstLineChars="0" w:firstLine="0"/>
        <w:rPr>
          <w:ins w:id="520" w:author="wait lee" w:date="2015-05-08T17:40:00Z"/>
          <w:color w:val="FF0000"/>
        </w:rPr>
      </w:pPr>
      <w:ins w:id="521" w:author="sl" w:date="2015-05-08T14:00:00Z">
        <w:r w:rsidRPr="006C110F">
          <w:rPr>
            <w:color w:val="FF0000"/>
            <w:rPrChange w:id="522" w:author="wait lee" w:date="2015-05-08T16:51:00Z">
              <w:rPr/>
            </w:rPrChange>
          </w:rPr>
          <w:t xml:space="preserve">4 </w:t>
        </w:r>
      </w:ins>
      <w:ins w:id="523" w:author="sl" w:date="2015-05-08T14:01:00Z">
        <w:r w:rsidRPr="006C110F">
          <w:rPr>
            <w:rFonts w:hint="eastAsia"/>
            <w:color w:val="FF0000"/>
            <w:rPrChange w:id="524" w:author="wait lee" w:date="2015-05-08T16:51:00Z">
              <w:rPr>
                <w:rFonts w:hint="eastAsia"/>
              </w:rPr>
            </w:rPrChange>
          </w:rPr>
          <w:t>第一次被注册时间</w:t>
        </w:r>
      </w:ins>
    </w:p>
    <w:p w:rsidR="00E05A80" w:rsidRPr="00E05A80" w:rsidRDefault="00E05A80" w:rsidP="00290F86">
      <w:pPr>
        <w:pStyle w:val="a3"/>
        <w:spacing w:line="276" w:lineRule="auto"/>
        <w:ind w:leftChars="200" w:left="420" w:firstLineChars="0" w:firstLine="0"/>
        <w:rPr>
          <w:ins w:id="525" w:author="sl" w:date="2015-05-08T14:01:00Z"/>
          <w:color w:val="70AD47" w:themeColor="accent6"/>
          <w:rPrChange w:id="526" w:author="wait lee" w:date="2015-05-08T17:40:00Z">
            <w:rPr>
              <w:ins w:id="527" w:author="sl" w:date="2015-05-08T14:01:00Z"/>
            </w:rPr>
          </w:rPrChange>
        </w:rPr>
      </w:pPr>
      <w:ins w:id="528" w:author="wait lee" w:date="2015-05-08T17:40:00Z">
        <w:r w:rsidRPr="00E05A80">
          <w:rPr>
            <w:color w:val="70AD47" w:themeColor="accent6"/>
            <w:rPrChange w:id="529" w:author="wait lee" w:date="2015-05-08T17:40:00Z">
              <w:rPr>
                <w:color w:val="FF0000"/>
              </w:rPr>
            </w:rPrChange>
          </w:rPr>
          <w:tab/>
        </w:r>
        <w:r w:rsidRPr="00E05A80">
          <w:rPr>
            <w:rFonts w:hint="eastAsia"/>
            <w:color w:val="70AD47" w:themeColor="accent6"/>
            <w:rPrChange w:id="530" w:author="wait lee" w:date="2015-05-08T17:40:00Z">
              <w:rPr>
                <w:rFonts w:hint="eastAsia"/>
                <w:color w:val="FF0000"/>
              </w:rPr>
            </w:rPrChange>
          </w:rPr>
          <w:t>已经添加</w:t>
        </w:r>
      </w:ins>
    </w:p>
    <w:p w:rsidR="000E18BE" w:rsidRDefault="000E18BE" w:rsidP="00290F86">
      <w:pPr>
        <w:pStyle w:val="a3"/>
        <w:spacing w:line="276" w:lineRule="auto"/>
        <w:ind w:leftChars="200" w:left="420" w:firstLineChars="0" w:firstLine="0"/>
        <w:rPr>
          <w:ins w:id="531" w:author="wait lee" w:date="2015-05-08T17:40:00Z"/>
          <w:color w:val="FF0000"/>
        </w:rPr>
      </w:pPr>
      <w:ins w:id="532" w:author="sl" w:date="2015-05-08T14:01:00Z">
        <w:r w:rsidRPr="006C110F">
          <w:rPr>
            <w:color w:val="FF0000"/>
            <w:rPrChange w:id="533" w:author="wait lee" w:date="2015-05-08T16:51:00Z">
              <w:rPr/>
            </w:rPrChange>
          </w:rPr>
          <w:t xml:space="preserve">6 </w:t>
        </w:r>
        <w:r w:rsidRPr="006C110F">
          <w:rPr>
            <w:rFonts w:hint="eastAsia"/>
            <w:color w:val="FF0000"/>
            <w:rPrChange w:id="534" w:author="wait lee" w:date="2015-05-08T16:51:00Z">
              <w:rPr>
                <w:rFonts w:hint="eastAsia"/>
              </w:rPr>
            </w:rPrChange>
          </w:rPr>
          <w:t>最近一次使用时间</w:t>
        </w:r>
      </w:ins>
      <w:ins w:id="535" w:author="sl" w:date="2015-05-08T14:02:00Z">
        <w:r w:rsidRPr="006C110F">
          <w:rPr>
            <w:color w:val="FF0000"/>
            <w:rPrChange w:id="536" w:author="wait lee" w:date="2015-05-08T16:51:00Z">
              <w:rPr/>
            </w:rPrChange>
          </w:rPr>
          <w:t xml:space="preserve"> </w:t>
        </w:r>
        <w:r w:rsidRPr="006C110F">
          <w:rPr>
            <w:rFonts w:hint="eastAsia"/>
            <w:color w:val="FF0000"/>
            <w:rPrChange w:id="537" w:author="wait lee" w:date="2015-05-08T16:51:00Z">
              <w:rPr>
                <w:rFonts w:hint="eastAsia"/>
              </w:rPr>
            </w:rPrChange>
          </w:rPr>
          <w:t>（可以是被发现，</w:t>
        </w:r>
        <w:r w:rsidRPr="006C110F">
          <w:rPr>
            <w:color w:val="FF0000"/>
            <w:rPrChange w:id="538" w:author="wait lee" w:date="2015-05-08T16:51:00Z">
              <w:rPr/>
            </w:rPrChange>
          </w:rPr>
          <w:t xml:space="preserve"> </w:t>
        </w:r>
        <w:r w:rsidRPr="006C110F">
          <w:rPr>
            <w:rFonts w:hint="eastAsia"/>
            <w:color w:val="FF0000"/>
            <w:rPrChange w:id="539" w:author="wait lee" w:date="2015-05-08T16:51:00Z">
              <w:rPr>
                <w:rFonts w:hint="eastAsia"/>
              </w:rPr>
            </w:rPrChange>
          </w:rPr>
          <w:t>被找寻或者被关注）</w:t>
        </w:r>
      </w:ins>
    </w:p>
    <w:p w:rsidR="00E05A80" w:rsidRPr="006529AF" w:rsidRDefault="00E05A80" w:rsidP="00E05A80">
      <w:pPr>
        <w:pStyle w:val="a3"/>
        <w:spacing w:line="276" w:lineRule="auto"/>
        <w:ind w:leftChars="200" w:left="420" w:firstLineChars="0" w:firstLine="0"/>
        <w:rPr>
          <w:ins w:id="540" w:author="wait lee" w:date="2015-05-08T17:40:00Z"/>
          <w:color w:val="70AD47" w:themeColor="accent6"/>
        </w:rPr>
      </w:pPr>
      <w:ins w:id="541" w:author="wait lee" w:date="2015-05-08T17:40:00Z">
        <w:r w:rsidRPr="006529AF">
          <w:rPr>
            <w:color w:val="70AD47" w:themeColor="accent6"/>
          </w:rPr>
          <w:tab/>
        </w:r>
        <w:r w:rsidRPr="006529AF">
          <w:rPr>
            <w:color w:val="70AD47" w:themeColor="accent6"/>
          </w:rPr>
          <w:t>已经添加</w:t>
        </w:r>
      </w:ins>
    </w:p>
    <w:p w:rsidR="00E05A80" w:rsidRPr="006C110F" w:rsidDel="00E05A80" w:rsidRDefault="00E05A80" w:rsidP="00290F86">
      <w:pPr>
        <w:pStyle w:val="a3"/>
        <w:spacing w:line="276" w:lineRule="auto"/>
        <w:ind w:leftChars="200" w:left="420" w:firstLineChars="0" w:firstLine="0"/>
        <w:rPr>
          <w:ins w:id="542" w:author="sl" w:date="2015-05-08T14:02:00Z"/>
          <w:del w:id="543" w:author="wait lee" w:date="2015-05-08T17:40:00Z"/>
          <w:color w:val="FF0000"/>
          <w:rPrChange w:id="544" w:author="wait lee" w:date="2015-05-08T16:51:00Z">
            <w:rPr>
              <w:ins w:id="545" w:author="sl" w:date="2015-05-08T14:02:00Z"/>
              <w:del w:id="546" w:author="wait lee" w:date="2015-05-08T17:40:00Z"/>
            </w:rPr>
          </w:rPrChange>
        </w:rPr>
      </w:pPr>
    </w:p>
    <w:p w:rsidR="000E18BE" w:rsidRDefault="000E18BE" w:rsidP="00290F86">
      <w:pPr>
        <w:pStyle w:val="a3"/>
        <w:spacing w:line="276" w:lineRule="auto"/>
        <w:ind w:leftChars="200" w:left="420" w:firstLineChars="0" w:firstLine="0"/>
        <w:rPr>
          <w:ins w:id="547" w:author="wait lee" w:date="2015-05-08T17:40:00Z"/>
          <w:color w:val="FF0000"/>
        </w:rPr>
      </w:pPr>
      <w:ins w:id="548" w:author="sl" w:date="2015-05-08T14:02:00Z">
        <w:r w:rsidRPr="006C110F">
          <w:rPr>
            <w:color w:val="FF0000"/>
            <w:rPrChange w:id="549" w:author="wait lee" w:date="2015-05-08T16:51:00Z">
              <w:rPr/>
            </w:rPrChange>
          </w:rPr>
          <w:t xml:space="preserve">7 </w:t>
        </w:r>
        <w:r w:rsidRPr="006C110F">
          <w:rPr>
            <w:rFonts w:hint="eastAsia"/>
            <w:color w:val="FF0000"/>
            <w:rPrChange w:id="550" w:author="wait lee" w:date="2015-05-08T16:51:00Z">
              <w:rPr>
                <w:rFonts w:hint="eastAsia"/>
              </w:rPr>
            </w:rPrChange>
          </w:rPr>
          <w:t>预留</w:t>
        </w:r>
        <w:r w:rsidRPr="006C110F">
          <w:rPr>
            <w:color w:val="FF0000"/>
            <w:rPrChange w:id="551" w:author="wait lee" w:date="2015-05-08T16:51:00Z">
              <w:rPr/>
            </w:rPrChange>
          </w:rPr>
          <w:t>5</w:t>
        </w:r>
        <w:r w:rsidRPr="006C110F">
          <w:rPr>
            <w:rFonts w:hint="eastAsia"/>
            <w:color w:val="FF0000"/>
            <w:rPrChange w:id="552" w:author="wait lee" w:date="2015-05-08T16:51:00Z">
              <w:rPr>
                <w:rFonts w:hint="eastAsia"/>
              </w:rPr>
            </w:rPrChange>
          </w:rPr>
          <w:t>个字段</w:t>
        </w:r>
      </w:ins>
    </w:p>
    <w:p w:rsidR="00E05A80" w:rsidRPr="00E05A80" w:rsidRDefault="00E05A80">
      <w:pPr>
        <w:pStyle w:val="a3"/>
        <w:spacing w:line="276" w:lineRule="auto"/>
        <w:ind w:leftChars="200" w:left="420" w:firstLineChars="0" w:firstLine="0"/>
        <w:rPr>
          <w:ins w:id="553" w:author="sl" w:date="2015-05-08T14:16:00Z"/>
          <w:color w:val="70AD47" w:themeColor="accent6"/>
          <w:rPrChange w:id="554" w:author="wait lee" w:date="2015-05-08T17:40:00Z">
            <w:rPr>
              <w:ins w:id="555" w:author="sl" w:date="2015-05-08T14:16:00Z"/>
            </w:rPr>
          </w:rPrChange>
        </w:rPr>
      </w:pPr>
      <w:ins w:id="556" w:author="wait lee" w:date="2015-05-08T17:40:00Z">
        <w:r w:rsidRPr="006529AF">
          <w:rPr>
            <w:color w:val="70AD47" w:themeColor="accent6"/>
          </w:rPr>
          <w:tab/>
        </w:r>
        <w:r w:rsidRPr="006529AF">
          <w:rPr>
            <w:color w:val="70AD47" w:themeColor="accent6"/>
          </w:rPr>
          <w:t>已经添加</w:t>
        </w:r>
      </w:ins>
    </w:p>
    <w:p w:rsidR="007605C8" w:rsidRPr="00E05A80" w:rsidRDefault="007605C8" w:rsidP="00290F86">
      <w:pPr>
        <w:pStyle w:val="a3"/>
        <w:spacing w:line="276" w:lineRule="auto"/>
        <w:ind w:leftChars="200" w:left="420" w:firstLineChars="0" w:firstLine="0"/>
        <w:rPr>
          <w:ins w:id="557" w:author="sl" w:date="2015-05-08T14:16:00Z"/>
          <w:color w:val="FF0000"/>
          <w:rPrChange w:id="558" w:author="wait lee" w:date="2015-05-08T17:40:00Z">
            <w:rPr>
              <w:ins w:id="559" w:author="sl" w:date="2015-05-08T14:16:00Z"/>
            </w:rPr>
          </w:rPrChange>
        </w:rPr>
      </w:pPr>
      <w:ins w:id="560" w:author="sl" w:date="2015-05-08T14:16:00Z">
        <w:r w:rsidRPr="006C110F">
          <w:rPr>
            <w:color w:val="FF0000"/>
            <w:rPrChange w:id="561" w:author="wait lee" w:date="2015-05-08T16:51:00Z">
              <w:rPr/>
            </w:rPrChange>
          </w:rPr>
          <w:t xml:space="preserve">8 </w:t>
        </w:r>
        <w:r w:rsidRPr="006C110F">
          <w:rPr>
            <w:rFonts w:hint="eastAsia"/>
            <w:color w:val="FF0000"/>
            <w:rPrChange w:id="562" w:author="wait lee" w:date="2015-05-08T16:51:00Z">
              <w:rPr>
                <w:rFonts w:hint="eastAsia"/>
              </w:rPr>
            </w:rPrChange>
          </w:rPr>
          <w:t>初始密码，</w:t>
        </w:r>
      </w:ins>
    </w:p>
    <w:p w:rsidR="00E05A80" w:rsidRPr="006529AF" w:rsidRDefault="00E05A80" w:rsidP="00E05A80">
      <w:pPr>
        <w:pStyle w:val="a3"/>
        <w:spacing w:line="276" w:lineRule="auto"/>
        <w:ind w:leftChars="200" w:left="420" w:firstLineChars="0" w:firstLine="0"/>
        <w:rPr>
          <w:ins w:id="563" w:author="wait lee" w:date="2015-05-08T17:40:00Z"/>
          <w:color w:val="70AD47" w:themeColor="accent6"/>
        </w:rPr>
      </w:pPr>
      <w:ins w:id="564" w:author="wait lee" w:date="2015-05-08T17:40:00Z">
        <w:r w:rsidRPr="006529AF">
          <w:rPr>
            <w:color w:val="70AD47" w:themeColor="accent6"/>
          </w:rPr>
          <w:tab/>
        </w:r>
        <w:r w:rsidRPr="006529AF">
          <w:rPr>
            <w:color w:val="70AD47" w:themeColor="accent6"/>
          </w:rPr>
          <w:t>已经添加</w:t>
        </w:r>
      </w:ins>
    </w:p>
    <w:p w:rsidR="007605C8" w:rsidRPr="006C110F" w:rsidRDefault="007605C8" w:rsidP="007605C8">
      <w:pPr>
        <w:pStyle w:val="a3"/>
        <w:spacing w:line="276" w:lineRule="auto"/>
        <w:ind w:leftChars="200" w:left="420" w:firstLineChars="0" w:firstLine="0"/>
        <w:rPr>
          <w:ins w:id="565" w:author="sl" w:date="2015-05-08T14:16:00Z"/>
          <w:color w:val="FF0000"/>
          <w:rPrChange w:id="566" w:author="wait lee" w:date="2015-05-08T16:51:00Z">
            <w:rPr>
              <w:ins w:id="567" w:author="sl" w:date="2015-05-08T14:16:00Z"/>
            </w:rPr>
          </w:rPrChange>
        </w:rPr>
      </w:pPr>
      <w:ins w:id="568" w:author="sl" w:date="2015-05-08T14:16:00Z">
        <w:r w:rsidRPr="006C110F">
          <w:rPr>
            <w:color w:val="FF0000"/>
            <w:rPrChange w:id="569" w:author="wait lee" w:date="2015-05-08T16:51:00Z">
              <w:rPr/>
            </w:rPrChange>
          </w:rPr>
          <w:t xml:space="preserve">9 </w:t>
        </w:r>
        <w:r w:rsidRPr="006C110F">
          <w:rPr>
            <w:rFonts w:hint="eastAsia"/>
            <w:color w:val="FF0000"/>
            <w:rPrChange w:id="570" w:author="wait lee" w:date="2015-05-08T16:51:00Z">
              <w:rPr>
                <w:rFonts w:hint="eastAsia"/>
              </w:rPr>
            </w:rPrChange>
          </w:rPr>
          <w:t>上一次使用密码</w:t>
        </w:r>
      </w:ins>
    </w:p>
    <w:p w:rsidR="00E05A80" w:rsidRPr="006529AF" w:rsidRDefault="00E05A80" w:rsidP="00E05A80">
      <w:pPr>
        <w:pStyle w:val="a3"/>
        <w:spacing w:line="276" w:lineRule="auto"/>
        <w:ind w:leftChars="200" w:left="420" w:firstLineChars="0" w:firstLine="0"/>
        <w:rPr>
          <w:ins w:id="571" w:author="wait lee" w:date="2015-05-08T17:40:00Z"/>
          <w:color w:val="70AD47" w:themeColor="accent6"/>
        </w:rPr>
      </w:pPr>
      <w:ins w:id="572" w:author="wait lee" w:date="2015-05-08T17:40:00Z">
        <w:r w:rsidRPr="006529AF">
          <w:rPr>
            <w:color w:val="70AD47" w:themeColor="accent6"/>
          </w:rPr>
          <w:tab/>
        </w:r>
        <w:r w:rsidRPr="006529AF">
          <w:rPr>
            <w:color w:val="70AD47" w:themeColor="accent6"/>
          </w:rPr>
          <w:t>已经添加</w:t>
        </w:r>
      </w:ins>
    </w:p>
    <w:p w:rsidR="007605C8" w:rsidRPr="006C110F" w:rsidRDefault="007605C8" w:rsidP="007605C8">
      <w:pPr>
        <w:pStyle w:val="a3"/>
        <w:spacing w:line="276" w:lineRule="auto"/>
        <w:ind w:leftChars="200" w:left="420" w:firstLineChars="0" w:firstLine="0"/>
        <w:rPr>
          <w:ins w:id="573" w:author="sl" w:date="2015-05-08T14:16:00Z"/>
          <w:color w:val="FF0000"/>
          <w:rPrChange w:id="574" w:author="wait lee" w:date="2015-05-08T16:51:00Z">
            <w:rPr>
              <w:ins w:id="575" w:author="sl" w:date="2015-05-08T14:16:00Z"/>
            </w:rPr>
          </w:rPrChange>
        </w:rPr>
      </w:pPr>
      <w:ins w:id="576" w:author="sl" w:date="2015-05-08T14:16:00Z">
        <w:r w:rsidRPr="006C110F">
          <w:rPr>
            <w:color w:val="FF0000"/>
            <w:rPrChange w:id="577" w:author="wait lee" w:date="2015-05-08T16:51:00Z">
              <w:rPr/>
            </w:rPrChange>
          </w:rPr>
          <w:lastRenderedPageBreak/>
          <w:t xml:space="preserve">10 </w:t>
        </w:r>
        <w:r w:rsidRPr="006C110F">
          <w:rPr>
            <w:rFonts w:hint="eastAsia"/>
            <w:color w:val="FF0000"/>
            <w:rPrChange w:id="578" w:author="wait lee" w:date="2015-05-08T16:51:00Z">
              <w:rPr>
                <w:rFonts w:hint="eastAsia"/>
              </w:rPr>
            </w:rPrChange>
          </w:rPr>
          <w:t>现在密码</w:t>
        </w:r>
      </w:ins>
    </w:p>
    <w:p w:rsidR="00E05A80" w:rsidRPr="006529AF" w:rsidRDefault="00E05A80" w:rsidP="00E05A80">
      <w:pPr>
        <w:pStyle w:val="a3"/>
        <w:spacing w:line="276" w:lineRule="auto"/>
        <w:ind w:leftChars="200" w:left="420" w:firstLineChars="0" w:firstLine="0"/>
        <w:rPr>
          <w:ins w:id="579" w:author="wait lee" w:date="2015-05-08T17:40:00Z"/>
          <w:color w:val="70AD47" w:themeColor="accent6"/>
        </w:rPr>
      </w:pPr>
      <w:ins w:id="580" w:author="wait lee" w:date="2015-05-08T17:40:00Z">
        <w:r w:rsidRPr="006529AF">
          <w:rPr>
            <w:color w:val="70AD47" w:themeColor="accent6"/>
          </w:rPr>
          <w:tab/>
        </w:r>
        <w:r w:rsidRPr="006529AF">
          <w:rPr>
            <w:color w:val="70AD47" w:themeColor="accent6"/>
          </w:rPr>
          <w:t>已经添加</w:t>
        </w:r>
      </w:ins>
    </w:p>
    <w:p w:rsidR="007605C8" w:rsidRPr="006C110F" w:rsidRDefault="007605C8" w:rsidP="007605C8">
      <w:pPr>
        <w:pStyle w:val="a3"/>
        <w:spacing w:line="276" w:lineRule="auto"/>
        <w:ind w:leftChars="200" w:left="420" w:firstLineChars="0" w:firstLine="0"/>
        <w:rPr>
          <w:ins w:id="581" w:author="sl" w:date="2015-05-08T14:02:00Z"/>
          <w:color w:val="FF0000"/>
          <w:rPrChange w:id="582" w:author="wait lee" w:date="2015-05-08T16:51:00Z">
            <w:rPr>
              <w:ins w:id="583" w:author="sl" w:date="2015-05-08T14:02:00Z"/>
            </w:rPr>
          </w:rPrChange>
        </w:rPr>
      </w:pPr>
      <w:ins w:id="584" w:author="sl" w:date="2015-05-08T14:17:00Z">
        <w:r w:rsidRPr="006C110F">
          <w:rPr>
            <w:color w:val="FF0000"/>
            <w:rPrChange w:id="585" w:author="wait lee" w:date="2015-05-08T16:51:00Z">
              <w:rPr/>
            </w:rPrChange>
          </w:rPr>
          <w:t xml:space="preserve">11 </w:t>
        </w:r>
        <w:r w:rsidRPr="006C110F">
          <w:rPr>
            <w:rFonts w:hint="eastAsia"/>
            <w:color w:val="FF0000"/>
            <w:rPrChange w:id="586" w:author="wait lee" w:date="2015-05-08T16:51:00Z">
              <w:rPr>
                <w:rFonts w:hint="eastAsia"/>
              </w:rPr>
            </w:rPrChange>
          </w:rPr>
          <w:t>复位密码</w:t>
        </w:r>
      </w:ins>
    </w:p>
    <w:p w:rsidR="00B52B20" w:rsidRPr="006529AF" w:rsidRDefault="00B52B20" w:rsidP="00B52B20">
      <w:pPr>
        <w:pStyle w:val="a3"/>
        <w:spacing w:line="276" w:lineRule="auto"/>
        <w:ind w:leftChars="200" w:left="420" w:firstLineChars="0" w:firstLine="0"/>
        <w:rPr>
          <w:ins w:id="587" w:author="wait lee" w:date="2015-05-08T17:51:00Z"/>
          <w:color w:val="70AD47" w:themeColor="accent6"/>
        </w:rPr>
      </w:pPr>
      <w:ins w:id="588" w:author="wait lee" w:date="2015-05-08T17:51:00Z">
        <w:r w:rsidRPr="006529AF">
          <w:rPr>
            <w:color w:val="70AD47" w:themeColor="accent6"/>
          </w:rPr>
          <w:t>已经添加</w:t>
        </w:r>
      </w:ins>
    </w:p>
    <w:p w:rsidR="000E18BE" w:rsidRPr="00B52B20" w:rsidDel="00B52B20" w:rsidRDefault="000E18BE" w:rsidP="00290F86">
      <w:pPr>
        <w:pStyle w:val="a3"/>
        <w:spacing w:line="276" w:lineRule="auto"/>
        <w:ind w:leftChars="200" w:left="420" w:firstLineChars="0" w:firstLine="0"/>
        <w:rPr>
          <w:del w:id="589" w:author="wait lee" w:date="2015-05-08T17:51:00Z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  <w:tblPrChange w:id="590" w:author="wait lee" w:date="2015-05-08T17:41:00Z">
          <w:tblPr>
            <w:tblStyle w:val="a4"/>
            <w:tblW w:w="0" w:type="auto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661"/>
        <w:gridCol w:w="1290"/>
        <w:gridCol w:w="1701"/>
        <w:gridCol w:w="1305"/>
        <w:gridCol w:w="708"/>
        <w:gridCol w:w="2631"/>
        <w:tblGridChange w:id="591">
          <w:tblGrid>
            <w:gridCol w:w="661"/>
            <w:gridCol w:w="1177"/>
            <w:gridCol w:w="113"/>
            <w:gridCol w:w="142"/>
            <w:gridCol w:w="1446"/>
            <w:gridCol w:w="113"/>
            <w:gridCol w:w="1305"/>
            <w:gridCol w:w="708"/>
            <w:gridCol w:w="2631"/>
          </w:tblGrid>
        </w:tblGridChange>
      </w:tblGrid>
      <w:tr w:rsidR="008147A1" w:rsidTr="00342F07">
        <w:tc>
          <w:tcPr>
            <w:tcW w:w="661" w:type="dxa"/>
            <w:tcPrChange w:id="592" w:author="wait lee" w:date="2015-05-08T17:41:00Z">
              <w:tcPr>
                <w:tcW w:w="661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90" w:type="dxa"/>
            <w:tcPrChange w:id="593" w:author="wait lee" w:date="2015-05-08T17:41:00Z">
              <w:tcPr>
                <w:tcW w:w="1177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逻辑字段</w:t>
            </w:r>
          </w:p>
        </w:tc>
        <w:tc>
          <w:tcPr>
            <w:tcW w:w="1701" w:type="dxa"/>
            <w:tcPrChange w:id="594" w:author="wait lee" w:date="2015-05-08T17:41:00Z">
              <w:tcPr>
                <w:tcW w:w="1701" w:type="dxa"/>
                <w:gridSpan w:val="3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物理字段</w:t>
            </w:r>
          </w:p>
        </w:tc>
        <w:tc>
          <w:tcPr>
            <w:tcW w:w="1305" w:type="dxa"/>
            <w:tcPrChange w:id="595" w:author="wait lee" w:date="2015-05-08T17:41:00Z">
              <w:tcPr>
                <w:tcW w:w="1418" w:type="dxa"/>
                <w:gridSpan w:val="2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08" w:type="dxa"/>
            <w:tcPrChange w:id="596" w:author="wait lee" w:date="2015-05-08T17:41:00Z">
              <w:tcPr>
                <w:tcW w:w="708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规则</w:t>
            </w:r>
          </w:p>
        </w:tc>
        <w:tc>
          <w:tcPr>
            <w:tcW w:w="2631" w:type="dxa"/>
            <w:tcPrChange w:id="597" w:author="wait lee" w:date="2015-05-08T17:41:00Z">
              <w:tcPr>
                <w:tcW w:w="2631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字段说明</w:t>
            </w:r>
          </w:p>
        </w:tc>
      </w:tr>
      <w:tr w:rsidR="008147A1" w:rsidTr="00342F07">
        <w:tc>
          <w:tcPr>
            <w:tcW w:w="661" w:type="dxa"/>
            <w:tcPrChange w:id="598" w:author="wait lee" w:date="2015-05-08T17:41:00Z">
              <w:tcPr>
                <w:tcW w:w="661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90" w:type="dxa"/>
            <w:tcPrChange w:id="599" w:author="wait lee" w:date="2015-05-08T17:41:00Z">
              <w:tcPr>
                <w:tcW w:w="1177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mac</w:t>
            </w:r>
          </w:p>
        </w:tc>
        <w:tc>
          <w:tcPr>
            <w:tcW w:w="1701" w:type="dxa"/>
            <w:tcPrChange w:id="600" w:author="wait lee" w:date="2015-05-08T17:41:00Z">
              <w:tcPr>
                <w:tcW w:w="1701" w:type="dxa"/>
                <w:gridSpan w:val="3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device_mac</w:t>
            </w:r>
            <w:proofErr w:type="spellEnd"/>
          </w:p>
        </w:tc>
        <w:tc>
          <w:tcPr>
            <w:tcW w:w="1305" w:type="dxa"/>
            <w:tcPrChange w:id="601" w:author="wait lee" w:date="2015-05-08T17:41:00Z">
              <w:tcPr>
                <w:tcW w:w="1418" w:type="dxa"/>
                <w:gridSpan w:val="2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708" w:type="dxa"/>
            <w:tcPrChange w:id="602" w:author="wait lee" w:date="2015-05-08T17:41:00Z">
              <w:tcPr>
                <w:tcW w:w="708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631" w:type="dxa"/>
            <w:tcPrChange w:id="603" w:author="wait lee" w:date="2015-05-08T17:41:00Z">
              <w:tcPr>
                <w:tcW w:w="2631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设备的</w:t>
            </w:r>
            <w:r>
              <w:rPr>
                <w:rFonts w:hint="eastAsia"/>
              </w:rPr>
              <w:t>mac</w:t>
            </w:r>
          </w:p>
        </w:tc>
      </w:tr>
      <w:tr w:rsidR="008147A1" w:rsidTr="00342F07">
        <w:tc>
          <w:tcPr>
            <w:tcW w:w="661" w:type="dxa"/>
            <w:tcPrChange w:id="604" w:author="wait lee" w:date="2015-05-08T17:41:00Z">
              <w:tcPr>
                <w:tcW w:w="661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290" w:type="dxa"/>
            <w:tcPrChange w:id="605" w:author="wait lee" w:date="2015-05-08T17:41:00Z">
              <w:tcPr>
                <w:tcW w:w="1177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701" w:type="dxa"/>
            <w:tcPrChange w:id="606" w:author="wait lee" w:date="2015-05-08T17:41:00Z">
              <w:tcPr>
                <w:tcW w:w="1701" w:type="dxa"/>
                <w:gridSpan w:val="3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1305" w:type="dxa"/>
            <w:tcPrChange w:id="607" w:author="wait lee" w:date="2015-05-08T17:41:00Z">
              <w:tcPr>
                <w:tcW w:w="1418" w:type="dxa"/>
                <w:gridSpan w:val="2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708" w:type="dxa"/>
            <w:tcPrChange w:id="608" w:author="wait lee" w:date="2015-05-08T17:41:00Z">
              <w:tcPr>
                <w:tcW w:w="708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631" w:type="dxa"/>
            <w:tcPrChange w:id="609" w:author="wait lee" w:date="2015-05-08T17:41:00Z">
              <w:tcPr>
                <w:tcW w:w="2631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8147A1" w:rsidDel="0048607F" w:rsidTr="00342F07">
        <w:trPr>
          <w:del w:id="610" w:author="wait lee" w:date="2015-05-08T17:35:00Z"/>
        </w:trPr>
        <w:tc>
          <w:tcPr>
            <w:tcW w:w="661" w:type="dxa"/>
            <w:tcPrChange w:id="611" w:author="wait lee" w:date="2015-05-08T17:41:00Z">
              <w:tcPr>
                <w:tcW w:w="661" w:type="dxa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12" w:author="wait lee" w:date="2015-05-08T17:35:00Z"/>
              </w:rPr>
            </w:pPr>
            <w:del w:id="613" w:author="wait lee" w:date="2015-05-08T17:35:00Z">
              <w:r w:rsidDel="0048607F">
                <w:rPr>
                  <w:rFonts w:hint="eastAsia"/>
                </w:rPr>
                <w:delText>3</w:delText>
              </w:r>
            </w:del>
          </w:p>
        </w:tc>
        <w:tc>
          <w:tcPr>
            <w:tcW w:w="1290" w:type="dxa"/>
            <w:tcPrChange w:id="614" w:author="wait lee" w:date="2015-05-08T17:41:00Z">
              <w:tcPr>
                <w:tcW w:w="1177" w:type="dxa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15" w:author="wait lee" w:date="2015-05-08T17:35:00Z"/>
              </w:rPr>
            </w:pPr>
            <w:del w:id="616" w:author="wait lee" w:date="2015-05-08T17:35:00Z">
              <w:r w:rsidDel="0048607F">
                <w:rPr>
                  <w:rFonts w:hint="eastAsia"/>
                </w:rPr>
                <w:delText>悬赏金额</w:delText>
              </w:r>
            </w:del>
          </w:p>
        </w:tc>
        <w:tc>
          <w:tcPr>
            <w:tcW w:w="1701" w:type="dxa"/>
            <w:tcPrChange w:id="617" w:author="wait lee" w:date="2015-05-08T17:41:00Z">
              <w:tcPr>
                <w:tcW w:w="1701" w:type="dxa"/>
                <w:gridSpan w:val="3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18" w:author="wait lee" w:date="2015-05-08T17:35:00Z"/>
              </w:rPr>
            </w:pPr>
            <w:del w:id="619" w:author="wait lee" w:date="2015-05-08T17:35:00Z">
              <w:r w:rsidDel="0048607F">
                <w:delText>money_amount</w:delText>
              </w:r>
            </w:del>
          </w:p>
        </w:tc>
        <w:tc>
          <w:tcPr>
            <w:tcW w:w="1305" w:type="dxa"/>
            <w:tcPrChange w:id="620" w:author="wait lee" w:date="2015-05-08T17:41:00Z">
              <w:tcPr>
                <w:tcW w:w="1418" w:type="dxa"/>
                <w:gridSpan w:val="2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21" w:author="wait lee" w:date="2015-05-08T17:35:00Z"/>
              </w:rPr>
            </w:pPr>
            <w:del w:id="622" w:author="wait lee" w:date="2015-05-08T17:35:00Z">
              <w:r w:rsidDel="0048607F">
                <w:delText>v</w:delText>
              </w:r>
              <w:r w:rsidDel="0048607F">
                <w:rPr>
                  <w:rFonts w:hint="eastAsia"/>
                </w:rPr>
                <w:delText>archar(50</w:delText>
              </w:r>
              <w:r w:rsidDel="0048607F">
                <w:rPr>
                  <w:rFonts w:hint="eastAsia"/>
                </w:rPr>
                <w:delText>）</w:delText>
              </w:r>
            </w:del>
          </w:p>
        </w:tc>
        <w:tc>
          <w:tcPr>
            <w:tcW w:w="708" w:type="dxa"/>
            <w:tcPrChange w:id="623" w:author="wait lee" w:date="2015-05-08T17:41:00Z">
              <w:tcPr>
                <w:tcW w:w="708" w:type="dxa"/>
              </w:tcPr>
            </w:tcPrChange>
          </w:tcPr>
          <w:p w:rsidR="008147A1" w:rsidDel="0048607F" w:rsidRDefault="00063B8E" w:rsidP="00290F86">
            <w:pPr>
              <w:pStyle w:val="a3"/>
              <w:spacing w:line="276" w:lineRule="auto"/>
              <w:ind w:firstLineChars="0" w:firstLine="0"/>
              <w:rPr>
                <w:del w:id="624" w:author="wait lee" w:date="2015-05-08T17:35:00Z"/>
              </w:rPr>
            </w:pPr>
            <w:del w:id="625" w:author="wait lee" w:date="2015-05-08T17:35:00Z">
              <w:r w:rsidDel="0048607F">
                <w:rPr>
                  <w:rFonts w:hint="eastAsia"/>
                </w:rPr>
                <w:delText>可空</w:delText>
              </w:r>
            </w:del>
          </w:p>
        </w:tc>
        <w:tc>
          <w:tcPr>
            <w:tcW w:w="2631" w:type="dxa"/>
            <w:tcPrChange w:id="626" w:author="wait lee" w:date="2015-05-08T17:41:00Z">
              <w:tcPr>
                <w:tcW w:w="2631" w:type="dxa"/>
              </w:tcPr>
            </w:tcPrChange>
          </w:tcPr>
          <w:p w:rsidR="008147A1" w:rsidDel="0048607F" w:rsidRDefault="008E2F60" w:rsidP="00290F86">
            <w:pPr>
              <w:pStyle w:val="a3"/>
              <w:spacing w:line="276" w:lineRule="auto"/>
              <w:ind w:firstLineChars="0" w:firstLine="0"/>
              <w:rPr>
                <w:del w:id="627" w:author="wait lee" w:date="2015-05-08T17:35:00Z"/>
              </w:rPr>
            </w:pPr>
            <w:del w:id="628" w:author="wait lee" w:date="2015-05-08T17:35:00Z">
              <w:r w:rsidDel="0048607F">
                <w:rPr>
                  <w:rFonts w:hint="eastAsia"/>
                </w:rPr>
                <w:delText>如果报案悬赏金额</w:delText>
              </w:r>
            </w:del>
          </w:p>
        </w:tc>
      </w:tr>
      <w:tr w:rsidR="008147A1" w:rsidDel="0048607F" w:rsidTr="00342F07">
        <w:trPr>
          <w:del w:id="629" w:author="wait lee" w:date="2015-05-08T17:35:00Z"/>
        </w:trPr>
        <w:tc>
          <w:tcPr>
            <w:tcW w:w="661" w:type="dxa"/>
            <w:tcPrChange w:id="630" w:author="wait lee" w:date="2015-05-08T17:41:00Z">
              <w:tcPr>
                <w:tcW w:w="661" w:type="dxa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31" w:author="wait lee" w:date="2015-05-08T17:35:00Z"/>
              </w:rPr>
            </w:pPr>
            <w:del w:id="632" w:author="wait lee" w:date="2015-05-08T17:35:00Z">
              <w:r w:rsidDel="0048607F">
                <w:rPr>
                  <w:rFonts w:hint="eastAsia"/>
                </w:rPr>
                <w:delText>4</w:delText>
              </w:r>
            </w:del>
          </w:p>
        </w:tc>
        <w:tc>
          <w:tcPr>
            <w:tcW w:w="1290" w:type="dxa"/>
            <w:tcPrChange w:id="633" w:author="wait lee" w:date="2015-05-08T17:41:00Z">
              <w:tcPr>
                <w:tcW w:w="1177" w:type="dxa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34" w:author="wait lee" w:date="2015-05-08T17:35:00Z"/>
              </w:rPr>
            </w:pPr>
            <w:del w:id="635" w:author="wait lee" w:date="2015-05-08T17:35:00Z">
              <w:r w:rsidDel="0048607F">
                <w:rPr>
                  <w:rFonts w:hint="eastAsia"/>
                </w:rPr>
                <w:delText>发现者</w:delText>
              </w:r>
              <w:r w:rsidDel="0048607F">
                <w:rPr>
                  <w:rFonts w:hint="eastAsia"/>
                </w:rPr>
                <w:delText>id</w:delText>
              </w:r>
            </w:del>
          </w:p>
        </w:tc>
        <w:tc>
          <w:tcPr>
            <w:tcW w:w="1701" w:type="dxa"/>
            <w:tcPrChange w:id="636" w:author="wait lee" w:date="2015-05-08T17:41:00Z">
              <w:tcPr>
                <w:tcW w:w="1701" w:type="dxa"/>
                <w:gridSpan w:val="3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37" w:author="wait lee" w:date="2015-05-08T17:35:00Z"/>
              </w:rPr>
            </w:pPr>
            <w:del w:id="638" w:author="wait lee" w:date="2015-05-08T17:35:00Z">
              <w:r w:rsidDel="0048607F">
                <w:delText>discovery_id</w:delText>
              </w:r>
            </w:del>
          </w:p>
        </w:tc>
        <w:tc>
          <w:tcPr>
            <w:tcW w:w="1305" w:type="dxa"/>
            <w:tcPrChange w:id="639" w:author="wait lee" w:date="2015-05-08T17:41:00Z">
              <w:tcPr>
                <w:tcW w:w="1418" w:type="dxa"/>
                <w:gridSpan w:val="2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40" w:author="wait lee" w:date="2015-05-08T17:35:00Z"/>
              </w:rPr>
            </w:pPr>
            <w:del w:id="641" w:author="wait lee" w:date="2015-05-08T17:35:00Z">
              <w:r w:rsidDel="0048607F">
                <w:delText>v</w:delText>
              </w:r>
              <w:r w:rsidRPr="00BA1860" w:rsidDel="0048607F">
                <w:rPr>
                  <w:rFonts w:hint="eastAsia"/>
                </w:rPr>
                <w:delText>archar</w:delText>
              </w:r>
              <w:r w:rsidDel="0048607F">
                <w:rPr>
                  <w:rFonts w:hint="eastAsia"/>
                </w:rPr>
                <w:delText>(</w:delText>
              </w:r>
              <w:r w:rsidRPr="00BA1860" w:rsidDel="0048607F">
                <w:rPr>
                  <w:rFonts w:hint="eastAsia"/>
                </w:rPr>
                <w:delText>50</w:delText>
              </w:r>
              <w:r w:rsidDel="0048607F">
                <w:rPr>
                  <w:rFonts w:hint="eastAsia"/>
                </w:rPr>
                <w:delText>)</w:delText>
              </w:r>
            </w:del>
          </w:p>
        </w:tc>
        <w:tc>
          <w:tcPr>
            <w:tcW w:w="708" w:type="dxa"/>
            <w:tcPrChange w:id="642" w:author="wait lee" w:date="2015-05-08T17:41:00Z">
              <w:tcPr>
                <w:tcW w:w="708" w:type="dxa"/>
              </w:tcPr>
            </w:tcPrChange>
          </w:tcPr>
          <w:p w:rsidR="008147A1" w:rsidDel="0048607F" w:rsidRDefault="00617400" w:rsidP="00290F86">
            <w:pPr>
              <w:pStyle w:val="a3"/>
              <w:spacing w:line="276" w:lineRule="auto"/>
              <w:ind w:firstLineChars="0" w:firstLine="0"/>
              <w:rPr>
                <w:del w:id="643" w:author="wait lee" w:date="2015-05-08T17:35:00Z"/>
              </w:rPr>
            </w:pPr>
            <w:del w:id="644" w:author="wait lee" w:date="2015-05-08T17:35:00Z">
              <w:r w:rsidDel="0048607F">
                <w:rPr>
                  <w:rFonts w:hint="eastAsia"/>
                </w:rPr>
                <w:delText>外键</w:delText>
              </w:r>
            </w:del>
          </w:p>
        </w:tc>
        <w:tc>
          <w:tcPr>
            <w:tcW w:w="2631" w:type="dxa"/>
            <w:tcPrChange w:id="645" w:author="wait lee" w:date="2015-05-08T17:41:00Z">
              <w:tcPr>
                <w:tcW w:w="2631" w:type="dxa"/>
              </w:tcPr>
            </w:tcPrChange>
          </w:tcPr>
          <w:p w:rsidR="008147A1" w:rsidDel="0048607F" w:rsidRDefault="008E2F60" w:rsidP="00290F86">
            <w:pPr>
              <w:pStyle w:val="a3"/>
              <w:spacing w:line="276" w:lineRule="auto"/>
              <w:ind w:firstLineChars="0" w:firstLine="0"/>
              <w:rPr>
                <w:del w:id="646" w:author="wait lee" w:date="2015-05-08T17:35:00Z"/>
              </w:rPr>
            </w:pPr>
            <w:del w:id="647" w:author="wait lee" w:date="2015-05-08T17:35:00Z">
              <w:r w:rsidDel="0048607F">
                <w:rPr>
                  <w:rFonts w:hint="eastAsia"/>
                </w:rPr>
                <w:delText>如果报案发现者</w:delText>
              </w:r>
              <w:r w:rsidDel="0048607F">
                <w:rPr>
                  <w:rFonts w:hint="eastAsia"/>
                </w:rPr>
                <w:delText>id</w:delText>
              </w:r>
            </w:del>
          </w:p>
        </w:tc>
      </w:tr>
      <w:tr w:rsidR="008147A1" w:rsidDel="0048607F" w:rsidTr="00342F07">
        <w:trPr>
          <w:del w:id="648" w:author="wait lee" w:date="2015-05-08T17:35:00Z"/>
        </w:trPr>
        <w:tc>
          <w:tcPr>
            <w:tcW w:w="661" w:type="dxa"/>
            <w:tcPrChange w:id="649" w:author="wait lee" w:date="2015-05-08T17:41:00Z">
              <w:tcPr>
                <w:tcW w:w="661" w:type="dxa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50" w:author="wait lee" w:date="2015-05-08T17:35:00Z"/>
              </w:rPr>
            </w:pPr>
            <w:del w:id="651" w:author="wait lee" w:date="2015-05-08T17:35:00Z">
              <w:r w:rsidDel="0048607F">
                <w:rPr>
                  <w:rFonts w:hint="eastAsia"/>
                </w:rPr>
                <w:delText>5</w:delText>
              </w:r>
            </w:del>
          </w:p>
        </w:tc>
        <w:tc>
          <w:tcPr>
            <w:tcW w:w="1290" w:type="dxa"/>
            <w:tcPrChange w:id="652" w:author="wait lee" w:date="2015-05-08T17:41:00Z">
              <w:tcPr>
                <w:tcW w:w="1177" w:type="dxa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53" w:author="wait lee" w:date="2015-05-08T17:35:00Z"/>
              </w:rPr>
            </w:pPr>
            <w:del w:id="654" w:author="wait lee" w:date="2015-05-08T17:35:00Z">
              <w:r w:rsidDel="0048607F">
                <w:rPr>
                  <w:rFonts w:hint="eastAsia"/>
                </w:rPr>
                <w:delText>发现地点</w:delText>
              </w:r>
            </w:del>
          </w:p>
        </w:tc>
        <w:tc>
          <w:tcPr>
            <w:tcW w:w="1701" w:type="dxa"/>
            <w:tcPrChange w:id="655" w:author="wait lee" w:date="2015-05-08T17:41:00Z">
              <w:tcPr>
                <w:tcW w:w="1701" w:type="dxa"/>
                <w:gridSpan w:val="3"/>
              </w:tcPr>
            </w:tcPrChange>
          </w:tcPr>
          <w:p w:rsidR="008147A1" w:rsidDel="0048607F" w:rsidRDefault="008147A1" w:rsidP="00290F86">
            <w:pPr>
              <w:pStyle w:val="a3"/>
              <w:spacing w:line="276" w:lineRule="auto"/>
              <w:ind w:firstLineChars="0" w:firstLine="0"/>
              <w:rPr>
                <w:del w:id="656" w:author="wait lee" w:date="2015-05-08T17:35:00Z"/>
              </w:rPr>
            </w:pPr>
            <w:del w:id="657" w:author="wait lee" w:date="2015-05-08T17:35:00Z">
              <w:r w:rsidDel="0048607F">
                <w:delText>discovery_place</w:delText>
              </w:r>
            </w:del>
          </w:p>
        </w:tc>
        <w:tc>
          <w:tcPr>
            <w:tcW w:w="1305" w:type="dxa"/>
            <w:tcPrChange w:id="658" w:author="wait lee" w:date="2015-05-08T17:41:00Z">
              <w:tcPr>
                <w:tcW w:w="1418" w:type="dxa"/>
                <w:gridSpan w:val="2"/>
              </w:tcPr>
            </w:tcPrChange>
          </w:tcPr>
          <w:p w:rsidR="008147A1" w:rsidDel="0048607F" w:rsidRDefault="0049376B" w:rsidP="00290F86">
            <w:pPr>
              <w:pStyle w:val="a3"/>
              <w:spacing w:line="276" w:lineRule="auto"/>
              <w:ind w:firstLineChars="0" w:firstLine="0"/>
              <w:rPr>
                <w:del w:id="659" w:author="wait lee" w:date="2015-05-08T17:35:00Z"/>
              </w:rPr>
            </w:pPr>
            <w:del w:id="660" w:author="wait lee" w:date="2015-05-08T17:35:00Z">
              <w:r w:rsidDel="0048607F">
                <w:rPr>
                  <w:rFonts w:hint="eastAsia"/>
                </w:rPr>
                <w:delText>varchar</w:delText>
              </w:r>
              <w:r w:rsidR="008147A1" w:rsidDel="0048607F">
                <w:rPr>
                  <w:rFonts w:hint="eastAsia"/>
                </w:rPr>
                <w:delText>(</w:delText>
              </w:r>
              <w:r w:rsidDel="0048607F">
                <w:rPr>
                  <w:rFonts w:hint="eastAsia"/>
                </w:rPr>
                <w:delText>200</w:delText>
              </w:r>
              <w:r w:rsidR="008147A1" w:rsidDel="0048607F">
                <w:rPr>
                  <w:rFonts w:hint="eastAsia"/>
                </w:rPr>
                <w:delText>)</w:delText>
              </w:r>
            </w:del>
          </w:p>
        </w:tc>
        <w:tc>
          <w:tcPr>
            <w:tcW w:w="708" w:type="dxa"/>
            <w:tcPrChange w:id="661" w:author="wait lee" w:date="2015-05-08T17:41:00Z">
              <w:tcPr>
                <w:tcW w:w="708" w:type="dxa"/>
              </w:tcPr>
            </w:tcPrChange>
          </w:tcPr>
          <w:p w:rsidR="008147A1" w:rsidDel="0048607F" w:rsidRDefault="00063B8E" w:rsidP="00290F86">
            <w:pPr>
              <w:pStyle w:val="a3"/>
              <w:spacing w:line="276" w:lineRule="auto"/>
              <w:ind w:firstLineChars="0" w:firstLine="0"/>
              <w:rPr>
                <w:del w:id="662" w:author="wait lee" w:date="2015-05-08T17:35:00Z"/>
              </w:rPr>
            </w:pPr>
            <w:del w:id="663" w:author="wait lee" w:date="2015-05-08T17:35:00Z">
              <w:r w:rsidDel="0048607F">
                <w:rPr>
                  <w:rFonts w:hint="eastAsia"/>
                </w:rPr>
                <w:delText>可空</w:delText>
              </w:r>
            </w:del>
          </w:p>
        </w:tc>
        <w:tc>
          <w:tcPr>
            <w:tcW w:w="2631" w:type="dxa"/>
            <w:tcPrChange w:id="664" w:author="wait lee" w:date="2015-05-08T17:41:00Z">
              <w:tcPr>
                <w:tcW w:w="2631" w:type="dxa"/>
              </w:tcPr>
            </w:tcPrChange>
          </w:tcPr>
          <w:p w:rsidR="008147A1" w:rsidDel="0048607F" w:rsidRDefault="00452218" w:rsidP="00290F86">
            <w:pPr>
              <w:pStyle w:val="a3"/>
              <w:spacing w:line="276" w:lineRule="auto"/>
              <w:ind w:firstLineChars="0" w:firstLine="0"/>
              <w:rPr>
                <w:del w:id="665" w:author="wait lee" w:date="2015-05-08T17:35:00Z"/>
              </w:rPr>
            </w:pPr>
            <w:del w:id="666" w:author="wait lee" w:date="2015-05-08T17:35:00Z">
              <w:r w:rsidDel="0048607F">
                <w:rPr>
                  <w:rFonts w:hint="eastAsia"/>
                </w:rPr>
                <w:delText>如果报案发现地点</w:delText>
              </w:r>
            </w:del>
          </w:p>
        </w:tc>
      </w:tr>
      <w:tr w:rsidR="008147A1" w:rsidTr="00342F07">
        <w:tc>
          <w:tcPr>
            <w:tcW w:w="661" w:type="dxa"/>
            <w:tcPrChange w:id="667" w:author="wait lee" w:date="2015-05-08T17:41:00Z">
              <w:tcPr>
                <w:tcW w:w="661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del w:id="668" w:author="wait lee" w:date="2015-05-08T17:35:00Z">
              <w:r w:rsidDel="0048607F">
                <w:rPr>
                  <w:rFonts w:hint="eastAsia"/>
                </w:rPr>
                <w:delText>6</w:delText>
              </w:r>
            </w:del>
            <w:ins w:id="669" w:author="wait lee" w:date="2015-05-08T17:35:00Z">
              <w:r w:rsidR="0048607F">
                <w:t>3</w:t>
              </w:r>
            </w:ins>
          </w:p>
        </w:tc>
        <w:tc>
          <w:tcPr>
            <w:tcW w:w="1290" w:type="dxa"/>
            <w:tcPrChange w:id="670" w:author="wait lee" w:date="2015-05-08T17:41:00Z">
              <w:tcPr>
                <w:tcW w:w="1177" w:type="dxa"/>
              </w:tcPr>
            </w:tcPrChange>
          </w:tcPr>
          <w:p w:rsidR="008147A1" w:rsidRDefault="008C621B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设备</w:t>
            </w:r>
            <w:r w:rsidR="008147A1">
              <w:rPr>
                <w:rFonts w:hint="eastAsia"/>
              </w:rPr>
              <w:t>状态</w:t>
            </w:r>
          </w:p>
        </w:tc>
        <w:tc>
          <w:tcPr>
            <w:tcW w:w="1701" w:type="dxa"/>
            <w:tcPrChange w:id="671" w:author="wait lee" w:date="2015-05-08T17:41:00Z">
              <w:tcPr>
                <w:tcW w:w="1701" w:type="dxa"/>
                <w:gridSpan w:val="3"/>
              </w:tcPr>
            </w:tcPrChange>
          </w:tcPr>
          <w:p w:rsidR="008147A1" w:rsidRDefault="00BE020C" w:rsidP="00290F86">
            <w:pPr>
              <w:pStyle w:val="a3"/>
              <w:spacing w:line="276" w:lineRule="auto"/>
              <w:ind w:firstLineChars="0" w:firstLine="0"/>
            </w:pPr>
            <w:del w:id="672" w:author="wait lee" w:date="2015-05-08T17:31:00Z">
              <w:r w:rsidDel="00437063">
                <w:delText>S</w:delText>
              </w:r>
            </w:del>
            <w:ins w:id="673" w:author="wait lee" w:date="2015-05-08T17:31:00Z">
              <w:r w:rsidR="00437063">
                <w:t>s</w:t>
              </w:r>
            </w:ins>
            <w:r w:rsidR="008147A1">
              <w:rPr>
                <w:rFonts w:hint="eastAsia"/>
              </w:rPr>
              <w:t>tatus</w:t>
            </w:r>
          </w:p>
        </w:tc>
        <w:tc>
          <w:tcPr>
            <w:tcW w:w="1305" w:type="dxa"/>
            <w:tcPrChange w:id="674" w:author="wait lee" w:date="2015-05-08T17:41:00Z">
              <w:tcPr>
                <w:tcW w:w="1418" w:type="dxa"/>
                <w:gridSpan w:val="2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r>
              <w:t>3)</w:t>
            </w:r>
          </w:p>
        </w:tc>
        <w:tc>
          <w:tcPr>
            <w:tcW w:w="708" w:type="dxa"/>
            <w:tcPrChange w:id="675" w:author="wait lee" w:date="2015-05-08T17:41:00Z">
              <w:tcPr>
                <w:tcW w:w="708" w:type="dxa"/>
              </w:tcPr>
            </w:tcPrChange>
          </w:tcPr>
          <w:p w:rsidR="008147A1" w:rsidRDefault="008147A1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631" w:type="dxa"/>
            <w:tcPrChange w:id="676" w:author="wait lee" w:date="2015-05-08T17:41:00Z">
              <w:tcPr>
                <w:tcW w:w="2631" w:type="dxa"/>
              </w:tcPr>
            </w:tcPrChange>
          </w:tcPr>
          <w:p w:rsidR="008147A1" w:rsidRDefault="00452218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该设备</w:t>
            </w:r>
            <w:r w:rsidR="008C621B">
              <w:rPr>
                <w:rFonts w:hint="eastAsia"/>
              </w:rPr>
              <w:t>所处</w:t>
            </w:r>
            <w:r>
              <w:rPr>
                <w:rFonts w:hint="eastAsia"/>
              </w:rPr>
              <w:t>状态</w:t>
            </w:r>
          </w:p>
        </w:tc>
      </w:tr>
      <w:tr w:rsidR="00063B8E" w:rsidTr="00342F07">
        <w:tc>
          <w:tcPr>
            <w:tcW w:w="661" w:type="dxa"/>
            <w:tcPrChange w:id="677" w:author="wait lee" w:date="2015-05-08T17:41:00Z">
              <w:tcPr>
                <w:tcW w:w="661" w:type="dxa"/>
              </w:tcPr>
            </w:tcPrChange>
          </w:tcPr>
          <w:p w:rsidR="00063B8E" w:rsidRDefault="00063B8E" w:rsidP="00290F86">
            <w:pPr>
              <w:pStyle w:val="a3"/>
              <w:spacing w:line="276" w:lineRule="auto"/>
              <w:ind w:firstLineChars="0" w:firstLine="0"/>
            </w:pPr>
            <w:del w:id="678" w:author="wait lee" w:date="2015-05-08T17:35:00Z">
              <w:r w:rsidDel="0048607F">
                <w:rPr>
                  <w:rFonts w:hint="eastAsia"/>
                </w:rPr>
                <w:delText>7</w:delText>
              </w:r>
            </w:del>
            <w:ins w:id="679" w:author="wait lee" w:date="2015-05-08T17:35:00Z">
              <w:r w:rsidR="0048607F">
                <w:t>4</w:t>
              </w:r>
            </w:ins>
          </w:p>
        </w:tc>
        <w:tc>
          <w:tcPr>
            <w:tcW w:w="1290" w:type="dxa"/>
            <w:tcPrChange w:id="680" w:author="wait lee" w:date="2015-05-08T17:41:00Z">
              <w:tcPr>
                <w:tcW w:w="1177" w:type="dxa"/>
              </w:tcPr>
            </w:tcPrChange>
          </w:tcPr>
          <w:p w:rsidR="00063B8E" w:rsidRDefault="00063B8E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设备地点</w:t>
            </w:r>
          </w:p>
        </w:tc>
        <w:tc>
          <w:tcPr>
            <w:tcW w:w="1701" w:type="dxa"/>
            <w:tcPrChange w:id="681" w:author="wait lee" w:date="2015-05-08T17:41:00Z">
              <w:tcPr>
                <w:tcW w:w="1701" w:type="dxa"/>
                <w:gridSpan w:val="3"/>
              </w:tcPr>
            </w:tcPrChange>
          </w:tcPr>
          <w:p w:rsidR="00063B8E" w:rsidRDefault="000222BB" w:rsidP="00290F86">
            <w:pPr>
              <w:pStyle w:val="a3"/>
              <w:spacing w:line="276" w:lineRule="auto"/>
              <w:ind w:firstLineChars="0" w:firstLine="0"/>
            </w:pPr>
            <w:ins w:id="682" w:author="wait lee" w:date="2015-05-08T17:19:00Z">
              <w:r>
                <w:t>l</w:t>
              </w:r>
            </w:ins>
            <w:del w:id="683" w:author="wait lee" w:date="2015-05-08T17:19:00Z">
              <w:r w:rsidR="00BE020C" w:rsidDel="000222BB">
                <w:delText>L</w:delText>
              </w:r>
            </w:del>
            <w:r w:rsidR="00063B8E">
              <w:rPr>
                <w:rFonts w:hint="eastAsia"/>
              </w:rPr>
              <w:t>ocation</w:t>
            </w:r>
          </w:p>
        </w:tc>
        <w:tc>
          <w:tcPr>
            <w:tcW w:w="1305" w:type="dxa"/>
            <w:tcPrChange w:id="684" w:author="wait lee" w:date="2015-05-08T17:41:00Z">
              <w:tcPr>
                <w:tcW w:w="1418" w:type="dxa"/>
                <w:gridSpan w:val="2"/>
              </w:tcPr>
            </w:tcPrChange>
          </w:tcPr>
          <w:p w:rsidR="00063B8E" w:rsidRDefault="00063B8E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varchar</w:t>
            </w:r>
            <w:proofErr w:type="spellEnd"/>
            <w:r>
              <w:t>(200)</w:t>
            </w:r>
          </w:p>
        </w:tc>
        <w:tc>
          <w:tcPr>
            <w:tcW w:w="708" w:type="dxa"/>
            <w:tcPrChange w:id="685" w:author="wait lee" w:date="2015-05-08T17:41:00Z">
              <w:tcPr>
                <w:tcW w:w="708" w:type="dxa"/>
              </w:tcPr>
            </w:tcPrChange>
          </w:tcPr>
          <w:p w:rsidR="00063B8E" w:rsidRDefault="00063B8E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  <w:tc>
          <w:tcPr>
            <w:tcW w:w="2631" w:type="dxa"/>
            <w:tcPrChange w:id="686" w:author="wait lee" w:date="2015-05-08T17:41:00Z">
              <w:tcPr>
                <w:tcW w:w="2631" w:type="dxa"/>
              </w:tcPr>
            </w:tcPrChange>
          </w:tcPr>
          <w:p w:rsidR="00063B8E" w:rsidRDefault="00063B8E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设备断开时上</w:t>
            </w:r>
            <w:proofErr w:type="gramStart"/>
            <w:r>
              <w:rPr>
                <w:rFonts w:hint="eastAsia"/>
              </w:rPr>
              <w:t>传位置</w:t>
            </w:r>
            <w:proofErr w:type="gramEnd"/>
          </w:p>
        </w:tc>
      </w:tr>
      <w:tr w:rsidR="000222BB" w:rsidTr="00342F07">
        <w:trPr>
          <w:ins w:id="687" w:author="wait lee" w:date="2015-05-08T17:19:00Z"/>
        </w:trPr>
        <w:tc>
          <w:tcPr>
            <w:tcW w:w="661" w:type="dxa"/>
            <w:tcPrChange w:id="688" w:author="wait lee" w:date="2015-05-08T17:41:00Z">
              <w:tcPr>
                <w:tcW w:w="661" w:type="dxa"/>
              </w:tcPr>
            </w:tcPrChange>
          </w:tcPr>
          <w:p w:rsidR="000222BB" w:rsidRDefault="0048607F" w:rsidP="00290F86">
            <w:pPr>
              <w:pStyle w:val="a3"/>
              <w:spacing w:line="276" w:lineRule="auto"/>
              <w:ind w:firstLineChars="0" w:firstLine="0"/>
              <w:rPr>
                <w:ins w:id="689" w:author="wait lee" w:date="2015-05-08T17:19:00Z"/>
              </w:rPr>
            </w:pPr>
            <w:ins w:id="690" w:author="wait lee" w:date="2015-05-08T17:35:00Z">
              <w:r>
                <w:t>5</w:t>
              </w:r>
            </w:ins>
          </w:p>
        </w:tc>
        <w:tc>
          <w:tcPr>
            <w:tcW w:w="1290" w:type="dxa"/>
            <w:tcPrChange w:id="691" w:author="wait lee" w:date="2015-05-08T17:41:00Z">
              <w:tcPr>
                <w:tcW w:w="1177" w:type="dxa"/>
              </w:tcPr>
            </w:tcPrChange>
          </w:tcPr>
          <w:p w:rsidR="000222BB" w:rsidRDefault="000222BB" w:rsidP="00290F86">
            <w:pPr>
              <w:pStyle w:val="a3"/>
              <w:spacing w:line="276" w:lineRule="auto"/>
              <w:ind w:firstLineChars="0" w:firstLine="0"/>
              <w:rPr>
                <w:ins w:id="692" w:author="wait lee" w:date="2015-05-08T17:19:00Z"/>
              </w:rPr>
            </w:pPr>
            <w:ins w:id="693" w:author="wait lee" w:date="2015-05-08T17:19:00Z">
              <w:r>
                <w:rPr>
                  <w:rFonts w:hint="eastAsia"/>
                </w:rPr>
                <w:t>设备名字</w:t>
              </w:r>
            </w:ins>
          </w:p>
        </w:tc>
        <w:tc>
          <w:tcPr>
            <w:tcW w:w="1701" w:type="dxa"/>
            <w:tcPrChange w:id="694" w:author="wait lee" w:date="2015-05-08T17:41:00Z">
              <w:tcPr>
                <w:tcW w:w="1701" w:type="dxa"/>
                <w:gridSpan w:val="3"/>
              </w:tcPr>
            </w:tcPrChange>
          </w:tcPr>
          <w:p w:rsidR="000222BB" w:rsidRDefault="000222BB" w:rsidP="00290F86">
            <w:pPr>
              <w:pStyle w:val="a3"/>
              <w:spacing w:line="276" w:lineRule="auto"/>
              <w:ind w:firstLineChars="0" w:firstLine="0"/>
              <w:rPr>
                <w:ins w:id="695" w:author="wait lee" w:date="2015-05-08T17:19:00Z"/>
              </w:rPr>
            </w:pPr>
            <w:proofErr w:type="spellStart"/>
            <w:ins w:id="696" w:author="wait lee" w:date="2015-05-08T17:20:00Z">
              <w:r>
                <w:rPr>
                  <w:rFonts w:hint="eastAsia"/>
                </w:rPr>
                <w:t>device_</w:t>
              </w:r>
              <w:r>
                <w:t>name</w:t>
              </w:r>
            </w:ins>
            <w:proofErr w:type="spellEnd"/>
          </w:p>
        </w:tc>
        <w:tc>
          <w:tcPr>
            <w:tcW w:w="1305" w:type="dxa"/>
            <w:tcPrChange w:id="697" w:author="wait lee" w:date="2015-05-08T17:41:00Z">
              <w:tcPr>
                <w:tcW w:w="1418" w:type="dxa"/>
                <w:gridSpan w:val="2"/>
              </w:tcPr>
            </w:tcPrChange>
          </w:tcPr>
          <w:p w:rsidR="000222BB" w:rsidRDefault="00671DA0" w:rsidP="00290F86">
            <w:pPr>
              <w:pStyle w:val="a3"/>
              <w:spacing w:line="276" w:lineRule="auto"/>
              <w:ind w:firstLineChars="0" w:firstLine="0"/>
              <w:rPr>
                <w:ins w:id="698" w:author="wait lee" w:date="2015-05-08T17:19:00Z"/>
              </w:rPr>
            </w:pPr>
            <w:proofErr w:type="spellStart"/>
            <w:ins w:id="699" w:author="wait lee" w:date="2015-05-08T17:36:00Z">
              <w:r>
                <w:t>v</w:t>
              </w:r>
            </w:ins>
            <w:ins w:id="700" w:author="wait lee" w:date="2015-05-08T17:20:00Z">
              <w:r w:rsidR="000222BB">
                <w:rPr>
                  <w:rFonts w:hint="eastAsia"/>
                </w:rPr>
                <w:t>archar</w:t>
              </w:r>
              <w:proofErr w:type="spellEnd"/>
              <w:r w:rsidR="000222BB">
                <w:rPr>
                  <w:rFonts w:hint="eastAsia"/>
                </w:rPr>
                <w:t>(</w:t>
              </w:r>
              <w:r w:rsidR="000222BB">
                <w:t>50)</w:t>
              </w:r>
            </w:ins>
          </w:p>
        </w:tc>
        <w:tc>
          <w:tcPr>
            <w:tcW w:w="708" w:type="dxa"/>
            <w:tcPrChange w:id="701" w:author="wait lee" w:date="2015-05-08T17:41:00Z">
              <w:tcPr>
                <w:tcW w:w="708" w:type="dxa"/>
              </w:tcPr>
            </w:tcPrChange>
          </w:tcPr>
          <w:p w:rsidR="000222BB" w:rsidRDefault="000222BB" w:rsidP="00290F86">
            <w:pPr>
              <w:pStyle w:val="a3"/>
              <w:spacing w:line="276" w:lineRule="auto"/>
              <w:ind w:firstLineChars="0" w:firstLine="0"/>
              <w:rPr>
                <w:ins w:id="702" w:author="wait lee" w:date="2015-05-08T17:19:00Z"/>
              </w:rPr>
            </w:pPr>
            <w:ins w:id="703" w:author="wait lee" w:date="2015-05-08T17:20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704" w:author="wait lee" w:date="2015-05-08T17:41:00Z">
              <w:tcPr>
                <w:tcW w:w="2631" w:type="dxa"/>
              </w:tcPr>
            </w:tcPrChange>
          </w:tcPr>
          <w:p w:rsidR="000222BB" w:rsidRDefault="000222BB" w:rsidP="00290F86">
            <w:pPr>
              <w:pStyle w:val="a3"/>
              <w:spacing w:line="276" w:lineRule="auto"/>
              <w:ind w:firstLineChars="0" w:firstLine="0"/>
              <w:rPr>
                <w:ins w:id="705" w:author="wait lee" w:date="2015-05-08T17:19:00Z"/>
              </w:rPr>
            </w:pPr>
            <w:ins w:id="706" w:author="wait lee" w:date="2015-05-08T17:20:00Z">
              <w:r>
                <w:rPr>
                  <w:rFonts w:hint="eastAsia"/>
                </w:rPr>
                <w:t>设备绑定物品的名字</w:t>
              </w:r>
            </w:ins>
          </w:p>
        </w:tc>
      </w:tr>
      <w:tr w:rsidR="0019240E" w:rsidTr="00342F07">
        <w:trPr>
          <w:ins w:id="707" w:author="wait lee" w:date="2015-05-08T17:31:00Z"/>
        </w:trPr>
        <w:tc>
          <w:tcPr>
            <w:tcW w:w="661" w:type="dxa"/>
            <w:tcPrChange w:id="708" w:author="wait lee" w:date="2015-05-08T17:41:00Z">
              <w:tcPr>
                <w:tcW w:w="661" w:type="dxa"/>
              </w:tcPr>
            </w:tcPrChange>
          </w:tcPr>
          <w:p w:rsidR="0019240E" w:rsidRDefault="00257C7F" w:rsidP="00290F86">
            <w:pPr>
              <w:pStyle w:val="a3"/>
              <w:spacing w:line="276" w:lineRule="auto"/>
              <w:ind w:firstLineChars="0" w:firstLine="0"/>
              <w:rPr>
                <w:ins w:id="709" w:author="wait lee" w:date="2015-05-08T17:31:00Z"/>
              </w:rPr>
            </w:pPr>
            <w:ins w:id="710" w:author="wait lee" w:date="2015-05-08T17:42:00Z">
              <w:r>
                <w:rPr>
                  <w:rFonts w:hint="eastAsia"/>
                </w:rPr>
                <w:t>6</w:t>
              </w:r>
            </w:ins>
          </w:p>
        </w:tc>
        <w:tc>
          <w:tcPr>
            <w:tcW w:w="1290" w:type="dxa"/>
            <w:tcPrChange w:id="711" w:author="wait lee" w:date="2015-05-08T17:41:00Z">
              <w:tcPr>
                <w:tcW w:w="1177" w:type="dxa"/>
              </w:tcPr>
            </w:tcPrChange>
          </w:tcPr>
          <w:p w:rsidR="0019240E" w:rsidRDefault="00671DA0" w:rsidP="00290F86">
            <w:pPr>
              <w:pStyle w:val="a3"/>
              <w:spacing w:line="276" w:lineRule="auto"/>
              <w:ind w:firstLineChars="0" w:firstLine="0"/>
              <w:rPr>
                <w:ins w:id="712" w:author="wait lee" w:date="2015-05-08T17:31:00Z"/>
              </w:rPr>
            </w:pPr>
            <w:ins w:id="713" w:author="wait lee" w:date="2015-05-08T17:35:00Z">
              <w:r>
                <w:rPr>
                  <w:rFonts w:hint="eastAsia"/>
                </w:rPr>
                <w:t>注册时间</w:t>
              </w:r>
            </w:ins>
          </w:p>
        </w:tc>
        <w:tc>
          <w:tcPr>
            <w:tcW w:w="1701" w:type="dxa"/>
            <w:tcPrChange w:id="714" w:author="wait lee" w:date="2015-05-08T17:41:00Z">
              <w:tcPr>
                <w:tcW w:w="1701" w:type="dxa"/>
                <w:gridSpan w:val="3"/>
              </w:tcPr>
            </w:tcPrChange>
          </w:tcPr>
          <w:p w:rsidR="0019240E" w:rsidRDefault="00671DA0" w:rsidP="00290F86">
            <w:pPr>
              <w:pStyle w:val="a3"/>
              <w:spacing w:line="276" w:lineRule="auto"/>
              <w:ind w:firstLineChars="0" w:firstLine="0"/>
              <w:rPr>
                <w:ins w:id="715" w:author="wait lee" w:date="2015-05-08T17:31:00Z"/>
              </w:rPr>
            </w:pPr>
            <w:proofErr w:type="spellStart"/>
            <w:ins w:id="716" w:author="wait lee" w:date="2015-05-08T17:35:00Z">
              <w:r>
                <w:rPr>
                  <w:rFonts w:hint="eastAsia"/>
                </w:rPr>
                <w:t>register_time</w:t>
              </w:r>
            </w:ins>
            <w:proofErr w:type="spellEnd"/>
          </w:p>
        </w:tc>
        <w:tc>
          <w:tcPr>
            <w:tcW w:w="1305" w:type="dxa"/>
            <w:tcPrChange w:id="717" w:author="wait lee" w:date="2015-05-08T17:41:00Z">
              <w:tcPr>
                <w:tcW w:w="1418" w:type="dxa"/>
                <w:gridSpan w:val="2"/>
              </w:tcPr>
            </w:tcPrChange>
          </w:tcPr>
          <w:p w:rsidR="0019240E" w:rsidRDefault="00671DA0" w:rsidP="00290F86">
            <w:pPr>
              <w:pStyle w:val="a3"/>
              <w:spacing w:line="276" w:lineRule="auto"/>
              <w:ind w:firstLineChars="0" w:firstLine="0"/>
              <w:rPr>
                <w:ins w:id="718" w:author="wait lee" w:date="2015-05-08T17:31:00Z"/>
              </w:rPr>
            </w:pPr>
            <w:proofErr w:type="spellStart"/>
            <w:ins w:id="719" w:author="wait lee" w:date="2015-05-08T17:36:00Z">
              <w:r>
                <w:rPr>
                  <w:rFonts w:hint="eastAsia"/>
                </w:rPr>
                <w:t>datetime</w:t>
              </w:r>
            </w:ins>
            <w:proofErr w:type="spellEnd"/>
          </w:p>
        </w:tc>
        <w:tc>
          <w:tcPr>
            <w:tcW w:w="708" w:type="dxa"/>
            <w:tcPrChange w:id="720" w:author="wait lee" w:date="2015-05-08T17:41:00Z">
              <w:tcPr>
                <w:tcW w:w="708" w:type="dxa"/>
              </w:tcPr>
            </w:tcPrChange>
          </w:tcPr>
          <w:p w:rsidR="0019240E" w:rsidRDefault="009C0594" w:rsidP="00290F86">
            <w:pPr>
              <w:pStyle w:val="a3"/>
              <w:spacing w:line="276" w:lineRule="auto"/>
              <w:ind w:firstLineChars="0" w:firstLine="0"/>
              <w:rPr>
                <w:ins w:id="721" w:author="wait lee" w:date="2015-05-08T17:31:00Z"/>
              </w:rPr>
            </w:pPr>
            <w:ins w:id="722" w:author="wait lee" w:date="2015-05-08T17:36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723" w:author="wait lee" w:date="2015-05-08T17:41:00Z">
              <w:tcPr>
                <w:tcW w:w="2631" w:type="dxa"/>
              </w:tcPr>
            </w:tcPrChange>
          </w:tcPr>
          <w:p w:rsidR="0019240E" w:rsidRPr="009C0594" w:rsidRDefault="009C0594" w:rsidP="00290F86">
            <w:pPr>
              <w:pStyle w:val="a3"/>
              <w:spacing w:line="276" w:lineRule="auto"/>
              <w:ind w:firstLineChars="0" w:firstLine="0"/>
              <w:rPr>
                <w:ins w:id="724" w:author="wait lee" w:date="2015-05-08T17:31:00Z"/>
              </w:rPr>
            </w:pPr>
            <w:ins w:id="725" w:author="wait lee" w:date="2015-05-08T17:36:00Z">
              <w:r w:rsidRPr="009C0594">
                <w:rPr>
                  <w:rFonts w:hint="eastAsia"/>
                  <w:rPrChange w:id="726" w:author="wait lee" w:date="2015-05-08T17:37:00Z">
                    <w:rPr>
                      <w:rFonts w:hint="eastAsia"/>
                      <w:color w:val="FF0000"/>
                    </w:rPr>
                  </w:rPrChange>
                </w:rPr>
                <w:t>第一次被注册时间</w:t>
              </w:r>
            </w:ins>
          </w:p>
        </w:tc>
      </w:tr>
      <w:tr w:rsidR="00F1557C" w:rsidTr="00342F07">
        <w:trPr>
          <w:ins w:id="727" w:author="wait lee" w:date="2015-05-08T17:35:00Z"/>
        </w:trPr>
        <w:tc>
          <w:tcPr>
            <w:tcW w:w="661" w:type="dxa"/>
            <w:tcPrChange w:id="728" w:author="wait lee" w:date="2015-05-08T17:41:00Z">
              <w:tcPr>
                <w:tcW w:w="661" w:type="dxa"/>
              </w:tcPr>
            </w:tcPrChange>
          </w:tcPr>
          <w:p w:rsidR="00F1557C" w:rsidRDefault="00257C7F" w:rsidP="00290F86">
            <w:pPr>
              <w:pStyle w:val="a3"/>
              <w:spacing w:line="276" w:lineRule="auto"/>
              <w:ind w:firstLineChars="0" w:firstLine="0"/>
              <w:rPr>
                <w:ins w:id="729" w:author="wait lee" w:date="2015-05-08T17:35:00Z"/>
              </w:rPr>
            </w:pPr>
            <w:ins w:id="730" w:author="wait lee" w:date="2015-05-08T17:42:00Z">
              <w:r>
                <w:rPr>
                  <w:rFonts w:hint="eastAsia"/>
                </w:rPr>
                <w:t>7</w:t>
              </w:r>
            </w:ins>
          </w:p>
        </w:tc>
        <w:tc>
          <w:tcPr>
            <w:tcW w:w="1290" w:type="dxa"/>
            <w:tcPrChange w:id="731" w:author="wait lee" w:date="2015-05-08T17:41:00Z">
              <w:tcPr>
                <w:tcW w:w="1177" w:type="dxa"/>
              </w:tcPr>
            </w:tcPrChange>
          </w:tcPr>
          <w:p w:rsidR="00F1557C" w:rsidRDefault="009C0594" w:rsidP="00290F86">
            <w:pPr>
              <w:pStyle w:val="a3"/>
              <w:spacing w:line="276" w:lineRule="auto"/>
              <w:ind w:firstLineChars="0" w:firstLine="0"/>
              <w:rPr>
                <w:ins w:id="732" w:author="wait lee" w:date="2015-05-08T17:35:00Z"/>
              </w:rPr>
            </w:pPr>
            <w:ins w:id="733" w:author="wait lee" w:date="2015-05-08T17:36:00Z">
              <w:r>
                <w:rPr>
                  <w:rFonts w:hint="eastAsia"/>
                </w:rPr>
                <w:t>使用时间</w:t>
              </w:r>
            </w:ins>
          </w:p>
        </w:tc>
        <w:tc>
          <w:tcPr>
            <w:tcW w:w="1701" w:type="dxa"/>
            <w:tcPrChange w:id="734" w:author="wait lee" w:date="2015-05-08T17:41:00Z">
              <w:tcPr>
                <w:tcW w:w="1701" w:type="dxa"/>
                <w:gridSpan w:val="3"/>
              </w:tcPr>
            </w:tcPrChange>
          </w:tcPr>
          <w:p w:rsidR="00F1557C" w:rsidRDefault="009C0594" w:rsidP="00290F86">
            <w:pPr>
              <w:pStyle w:val="a3"/>
              <w:spacing w:line="276" w:lineRule="auto"/>
              <w:ind w:firstLineChars="0" w:firstLine="0"/>
              <w:rPr>
                <w:ins w:id="735" w:author="wait lee" w:date="2015-05-08T17:35:00Z"/>
              </w:rPr>
            </w:pPr>
            <w:proofErr w:type="spellStart"/>
            <w:ins w:id="736" w:author="wait lee" w:date="2015-05-08T17:36:00Z">
              <w:r>
                <w:rPr>
                  <w:rFonts w:hint="eastAsia"/>
                </w:rPr>
                <w:t>use_time</w:t>
              </w:r>
            </w:ins>
            <w:proofErr w:type="spellEnd"/>
          </w:p>
        </w:tc>
        <w:tc>
          <w:tcPr>
            <w:tcW w:w="1305" w:type="dxa"/>
            <w:tcPrChange w:id="737" w:author="wait lee" w:date="2015-05-08T17:41:00Z">
              <w:tcPr>
                <w:tcW w:w="1418" w:type="dxa"/>
                <w:gridSpan w:val="2"/>
              </w:tcPr>
            </w:tcPrChange>
          </w:tcPr>
          <w:p w:rsidR="00F1557C" w:rsidRDefault="009C0594" w:rsidP="00290F86">
            <w:pPr>
              <w:pStyle w:val="a3"/>
              <w:spacing w:line="276" w:lineRule="auto"/>
              <w:ind w:firstLineChars="0" w:firstLine="0"/>
              <w:rPr>
                <w:ins w:id="738" w:author="wait lee" w:date="2015-05-08T17:35:00Z"/>
              </w:rPr>
            </w:pPr>
            <w:proofErr w:type="spellStart"/>
            <w:ins w:id="739" w:author="wait lee" w:date="2015-05-08T17:36:00Z">
              <w:r>
                <w:rPr>
                  <w:rFonts w:hint="eastAsia"/>
                </w:rPr>
                <w:t>datetime</w:t>
              </w:r>
            </w:ins>
            <w:proofErr w:type="spellEnd"/>
          </w:p>
        </w:tc>
        <w:tc>
          <w:tcPr>
            <w:tcW w:w="708" w:type="dxa"/>
            <w:tcPrChange w:id="740" w:author="wait lee" w:date="2015-05-08T17:41:00Z">
              <w:tcPr>
                <w:tcW w:w="708" w:type="dxa"/>
              </w:tcPr>
            </w:tcPrChange>
          </w:tcPr>
          <w:p w:rsidR="00F1557C" w:rsidRDefault="009C0594" w:rsidP="00290F86">
            <w:pPr>
              <w:pStyle w:val="a3"/>
              <w:spacing w:line="276" w:lineRule="auto"/>
              <w:ind w:firstLineChars="0" w:firstLine="0"/>
              <w:rPr>
                <w:ins w:id="741" w:author="wait lee" w:date="2015-05-08T17:35:00Z"/>
              </w:rPr>
            </w:pPr>
            <w:ins w:id="742" w:author="wait lee" w:date="2015-05-08T17:36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743" w:author="wait lee" w:date="2015-05-08T17:41:00Z">
              <w:tcPr>
                <w:tcW w:w="2631" w:type="dxa"/>
              </w:tcPr>
            </w:tcPrChange>
          </w:tcPr>
          <w:p w:rsidR="00F1557C" w:rsidRPr="009C0594" w:rsidRDefault="009C0594" w:rsidP="00290F86">
            <w:pPr>
              <w:pStyle w:val="a3"/>
              <w:spacing w:line="276" w:lineRule="auto"/>
              <w:ind w:firstLineChars="0" w:firstLine="0"/>
              <w:rPr>
                <w:ins w:id="744" w:author="wait lee" w:date="2015-05-08T17:35:00Z"/>
              </w:rPr>
            </w:pPr>
            <w:ins w:id="745" w:author="wait lee" w:date="2015-05-08T17:36:00Z">
              <w:r w:rsidRPr="009C0594">
                <w:rPr>
                  <w:rFonts w:hint="eastAsia"/>
                  <w:rPrChange w:id="746" w:author="wait lee" w:date="2015-05-08T17:37:00Z">
                    <w:rPr>
                      <w:rFonts w:hint="eastAsia"/>
                      <w:color w:val="FF0000"/>
                    </w:rPr>
                  </w:rPrChange>
                </w:rPr>
                <w:t>最近一次使用时间</w:t>
              </w:r>
            </w:ins>
          </w:p>
        </w:tc>
      </w:tr>
      <w:tr w:rsidR="00963101" w:rsidTr="00342F07">
        <w:trPr>
          <w:ins w:id="747" w:author="wait lee" w:date="2015-05-08T17:35:00Z"/>
        </w:trPr>
        <w:tc>
          <w:tcPr>
            <w:tcW w:w="661" w:type="dxa"/>
            <w:tcPrChange w:id="748" w:author="wait lee" w:date="2015-05-08T17:41:00Z">
              <w:tcPr>
                <w:tcW w:w="661" w:type="dxa"/>
              </w:tcPr>
            </w:tcPrChange>
          </w:tcPr>
          <w:p w:rsidR="00963101" w:rsidRDefault="00257C7F" w:rsidP="00963101">
            <w:pPr>
              <w:pStyle w:val="a3"/>
              <w:spacing w:line="276" w:lineRule="auto"/>
              <w:ind w:firstLineChars="0" w:firstLine="0"/>
              <w:rPr>
                <w:ins w:id="749" w:author="wait lee" w:date="2015-05-08T17:35:00Z"/>
              </w:rPr>
            </w:pPr>
            <w:ins w:id="750" w:author="wait lee" w:date="2015-05-08T17:42:00Z">
              <w:r>
                <w:rPr>
                  <w:rFonts w:hint="eastAsia"/>
                </w:rPr>
                <w:t>8</w:t>
              </w:r>
            </w:ins>
          </w:p>
        </w:tc>
        <w:tc>
          <w:tcPr>
            <w:tcW w:w="1290" w:type="dxa"/>
            <w:tcPrChange w:id="751" w:author="wait lee" w:date="2015-05-08T17:41:00Z">
              <w:tcPr>
                <w:tcW w:w="1177" w:type="dxa"/>
              </w:tcPr>
            </w:tcPrChange>
          </w:tcPr>
          <w:p w:rsidR="00963101" w:rsidRPr="009C0594" w:rsidRDefault="00963101" w:rsidP="00963101">
            <w:pPr>
              <w:pStyle w:val="a3"/>
              <w:spacing w:line="276" w:lineRule="auto"/>
              <w:ind w:firstLineChars="0" w:firstLine="0"/>
              <w:rPr>
                <w:ins w:id="752" w:author="wait lee" w:date="2015-05-08T17:35:00Z"/>
              </w:rPr>
            </w:pPr>
            <w:ins w:id="753" w:author="wait lee" w:date="2015-05-08T17:37:00Z">
              <w:r w:rsidRPr="009C0594">
                <w:rPr>
                  <w:rFonts w:hint="eastAsia"/>
                  <w:rPrChange w:id="754" w:author="wait lee" w:date="2015-05-08T17:37:00Z">
                    <w:rPr>
                      <w:rFonts w:hint="eastAsia"/>
                      <w:color w:val="FF0000"/>
                    </w:rPr>
                  </w:rPrChange>
                </w:rPr>
                <w:t>初始密码</w:t>
              </w:r>
            </w:ins>
          </w:p>
        </w:tc>
        <w:tc>
          <w:tcPr>
            <w:tcW w:w="1701" w:type="dxa"/>
            <w:tcPrChange w:id="755" w:author="wait lee" w:date="2015-05-08T17:41:00Z">
              <w:tcPr>
                <w:tcW w:w="1701" w:type="dxa"/>
                <w:gridSpan w:val="3"/>
              </w:tcPr>
            </w:tcPrChange>
          </w:tcPr>
          <w:p w:rsidR="00963101" w:rsidRDefault="00963101">
            <w:pPr>
              <w:pStyle w:val="a3"/>
              <w:spacing w:line="276" w:lineRule="auto"/>
              <w:ind w:firstLineChars="0" w:firstLine="0"/>
              <w:rPr>
                <w:ins w:id="756" w:author="wait lee" w:date="2015-05-08T17:35:00Z"/>
              </w:rPr>
            </w:pPr>
            <w:proofErr w:type="spellStart"/>
            <w:ins w:id="757" w:author="wait lee" w:date="2015-05-08T17:38:00Z">
              <w:r>
                <w:t>i</w:t>
              </w:r>
            </w:ins>
            <w:ins w:id="758" w:author="wait lee" w:date="2015-05-08T17:37:00Z">
              <w:r w:rsidRPr="00D31200">
                <w:t>nitial</w:t>
              </w:r>
              <w:r>
                <w:t>_passw</w:t>
              </w:r>
              <w:r w:rsidRPr="00D31200">
                <w:t>d</w:t>
              </w:r>
            </w:ins>
            <w:proofErr w:type="spellEnd"/>
          </w:p>
        </w:tc>
        <w:tc>
          <w:tcPr>
            <w:tcW w:w="1305" w:type="dxa"/>
            <w:tcPrChange w:id="759" w:author="wait lee" w:date="2015-05-08T17:41:00Z">
              <w:tcPr>
                <w:tcW w:w="1418" w:type="dxa"/>
                <w:gridSpan w:val="2"/>
              </w:tcPr>
            </w:tcPrChange>
          </w:tcPr>
          <w:p w:rsidR="00963101" w:rsidRDefault="00963101" w:rsidP="00963101">
            <w:pPr>
              <w:pStyle w:val="a3"/>
              <w:spacing w:line="276" w:lineRule="auto"/>
              <w:ind w:firstLineChars="0" w:firstLine="0"/>
              <w:rPr>
                <w:ins w:id="760" w:author="wait lee" w:date="2015-05-08T17:35:00Z"/>
              </w:rPr>
            </w:pPr>
            <w:proofErr w:type="spellStart"/>
            <w:ins w:id="761" w:author="wait lee" w:date="2015-05-08T17:38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50)</w:t>
              </w:r>
            </w:ins>
          </w:p>
        </w:tc>
        <w:tc>
          <w:tcPr>
            <w:tcW w:w="708" w:type="dxa"/>
            <w:tcPrChange w:id="762" w:author="wait lee" w:date="2015-05-08T17:41:00Z">
              <w:tcPr>
                <w:tcW w:w="708" w:type="dxa"/>
              </w:tcPr>
            </w:tcPrChange>
          </w:tcPr>
          <w:p w:rsidR="00963101" w:rsidRDefault="00963101" w:rsidP="00963101">
            <w:pPr>
              <w:pStyle w:val="a3"/>
              <w:spacing w:line="276" w:lineRule="auto"/>
              <w:ind w:firstLineChars="0" w:firstLine="0"/>
              <w:rPr>
                <w:ins w:id="763" w:author="wait lee" w:date="2015-05-08T17:35:00Z"/>
              </w:rPr>
            </w:pPr>
            <w:ins w:id="764" w:author="wait lee" w:date="2015-05-08T17:38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765" w:author="wait lee" w:date="2015-05-08T17:41:00Z">
              <w:tcPr>
                <w:tcW w:w="2631" w:type="dxa"/>
              </w:tcPr>
            </w:tcPrChange>
          </w:tcPr>
          <w:p w:rsidR="00963101" w:rsidRDefault="00963101" w:rsidP="00963101">
            <w:pPr>
              <w:pStyle w:val="a3"/>
              <w:spacing w:line="276" w:lineRule="auto"/>
              <w:ind w:firstLineChars="0" w:firstLine="0"/>
              <w:rPr>
                <w:ins w:id="766" w:author="wait lee" w:date="2015-05-08T17:35:00Z"/>
              </w:rPr>
            </w:pPr>
            <w:ins w:id="767" w:author="wait lee" w:date="2015-05-08T17:38:00Z">
              <w:r w:rsidRPr="006529AF">
                <w:rPr>
                  <w:rFonts w:hint="eastAsia"/>
                </w:rPr>
                <w:t>初始密码</w:t>
              </w:r>
            </w:ins>
          </w:p>
        </w:tc>
      </w:tr>
      <w:tr w:rsidR="00963101" w:rsidTr="00342F07">
        <w:trPr>
          <w:ins w:id="768" w:author="wait lee" w:date="2015-05-08T17:35:00Z"/>
        </w:trPr>
        <w:tc>
          <w:tcPr>
            <w:tcW w:w="661" w:type="dxa"/>
            <w:tcPrChange w:id="769" w:author="wait lee" w:date="2015-05-08T17:41:00Z">
              <w:tcPr>
                <w:tcW w:w="661" w:type="dxa"/>
              </w:tcPr>
            </w:tcPrChange>
          </w:tcPr>
          <w:p w:rsidR="00963101" w:rsidRDefault="00257C7F" w:rsidP="00963101">
            <w:pPr>
              <w:pStyle w:val="a3"/>
              <w:spacing w:line="276" w:lineRule="auto"/>
              <w:ind w:firstLineChars="0" w:firstLine="0"/>
              <w:rPr>
                <w:ins w:id="770" w:author="wait lee" w:date="2015-05-08T17:35:00Z"/>
              </w:rPr>
            </w:pPr>
            <w:ins w:id="771" w:author="wait lee" w:date="2015-05-08T17:42:00Z">
              <w:r>
                <w:rPr>
                  <w:rFonts w:hint="eastAsia"/>
                </w:rPr>
                <w:t>9</w:t>
              </w:r>
            </w:ins>
          </w:p>
        </w:tc>
        <w:tc>
          <w:tcPr>
            <w:tcW w:w="1290" w:type="dxa"/>
            <w:tcPrChange w:id="772" w:author="wait lee" w:date="2015-05-08T17:41:00Z">
              <w:tcPr>
                <w:tcW w:w="1177" w:type="dxa"/>
              </w:tcPr>
            </w:tcPrChange>
          </w:tcPr>
          <w:p w:rsidR="00963101" w:rsidRPr="009C0594" w:rsidRDefault="00963101">
            <w:pPr>
              <w:pStyle w:val="a3"/>
              <w:spacing w:line="276" w:lineRule="auto"/>
              <w:ind w:firstLineChars="0" w:firstLine="0"/>
              <w:rPr>
                <w:ins w:id="773" w:author="wait lee" w:date="2015-05-08T17:35:00Z"/>
              </w:rPr>
            </w:pPr>
            <w:ins w:id="774" w:author="wait lee" w:date="2015-05-08T17:37:00Z">
              <w:r w:rsidRPr="009C0594">
                <w:rPr>
                  <w:rFonts w:hint="eastAsia"/>
                  <w:rPrChange w:id="775" w:author="wait lee" w:date="2015-05-08T17:37:00Z">
                    <w:rPr>
                      <w:rFonts w:hint="eastAsia"/>
                      <w:color w:val="FF0000"/>
                    </w:rPr>
                  </w:rPrChange>
                </w:rPr>
                <w:t>上一次密码</w:t>
              </w:r>
            </w:ins>
          </w:p>
        </w:tc>
        <w:tc>
          <w:tcPr>
            <w:tcW w:w="1701" w:type="dxa"/>
            <w:tcPrChange w:id="776" w:author="wait lee" w:date="2015-05-08T17:41:00Z">
              <w:tcPr>
                <w:tcW w:w="1701" w:type="dxa"/>
                <w:gridSpan w:val="3"/>
              </w:tcPr>
            </w:tcPrChange>
          </w:tcPr>
          <w:p w:rsidR="00963101" w:rsidRDefault="000E57F7" w:rsidP="00963101">
            <w:pPr>
              <w:pStyle w:val="a3"/>
              <w:spacing w:line="276" w:lineRule="auto"/>
              <w:ind w:firstLineChars="0" w:firstLine="0"/>
              <w:rPr>
                <w:ins w:id="777" w:author="wait lee" w:date="2015-05-08T17:35:00Z"/>
              </w:rPr>
            </w:pPr>
            <w:proofErr w:type="spellStart"/>
            <w:ins w:id="778" w:author="wait lee" w:date="2015-05-08T17:39:00Z">
              <w:r>
                <w:rPr>
                  <w:rFonts w:hint="eastAsia"/>
                </w:rPr>
                <w:t>last_passwd</w:t>
              </w:r>
            </w:ins>
            <w:proofErr w:type="spellEnd"/>
          </w:p>
        </w:tc>
        <w:tc>
          <w:tcPr>
            <w:tcW w:w="1305" w:type="dxa"/>
            <w:tcPrChange w:id="779" w:author="wait lee" w:date="2015-05-08T17:41:00Z">
              <w:tcPr>
                <w:tcW w:w="1418" w:type="dxa"/>
                <w:gridSpan w:val="2"/>
              </w:tcPr>
            </w:tcPrChange>
          </w:tcPr>
          <w:p w:rsidR="00963101" w:rsidRDefault="00963101" w:rsidP="00963101">
            <w:pPr>
              <w:pStyle w:val="a3"/>
              <w:spacing w:line="276" w:lineRule="auto"/>
              <w:ind w:firstLineChars="0" w:firstLine="0"/>
              <w:rPr>
                <w:ins w:id="780" w:author="wait lee" w:date="2015-05-08T17:35:00Z"/>
              </w:rPr>
            </w:pPr>
            <w:proofErr w:type="spellStart"/>
            <w:ins w:id="781" w:author="wait lee" w:date="2015-05-08T17:38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50)</w:t>
              </w:r>
            </w:ins>
          </w:p>
        </w:tc>
        <w:tc>
          <w:tcPr>
            <w:tcW w:w="708" w:type="dxa"/>
            <w:tcPrChange w:id="782" w:author="wait lee" w:date="2015-05-08T17:41:00Z">
              <w:tcPr>
                <w:tcW w:w="708" w:type="dxa"/>
              </w:tcPr>
            </w:tcPrChange>
          </w:tcPr>
          <w:p w:rsidR="00963101" w:rsidRDefault="00963101" w:rsidP="00963101">
            <w:pPr>
              <w:pStyle w:val="a3"/>
              <w:spacing w:line="276" w:lineRule="auto"/>
              <w:ind w:firstLineChars="0" w:firstLine="0"/>
              <w:rPr>
                <w:ins w:id="783" w:author="wait lee" w:date="2015-05-08T17:35:00Z"/>
              </w:rPr>
            </w:pPr>
            <w:ins w:id="784" w:author="wait lee" w:date="2015-05-08T17:38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785" w:author="wait lee" w:date="2015-05-08T17:41:00Z">
              <w:tcPr>
                <w:tcW w:w="2631" w:type="dxa"/>
              </w:tcPr>
            </w:tcPrChange>
          </w:tcPr>
          <w:p w:rsidR="00963101" w:rsidRDefault="00963101" w:rsidP="00963101">
            <w:pPr>
              <w:pStyle w:val="a3"/>
              <w:spacing w:line="276" w:lineRule="auto"/>
              <w:ind w:firstLineChars="0" w:firstLine="0"/>
              <w:rPr>
                <w:ins w:id="786" w:author="wait lee" w:date="2015-05-08T17:35:00Z"/>
              </w:rPr>
            </w:pPr>
            <w:ins w:id="787" w:author="wait lee" w:date="2015-05-08T17:38:00Z">
              <w:r w:rsidRPr="006529AF">
                <w:rPr>
                  <w:rFonts w:hint="eastAsia"/>
                </w:rPr>
                <w:t>上一次密码</w:t>
              </w:r>
            </w:ins>
          </w:p>
        </w:tc>
      </w:tr>
      <w:tr w:rsidR="00AF32BF" w:rsidTr="00342F07">
        <w:trPr>
          <w:ins w:id="788" w:author="wait lee" w:date="2015-05-08T17:39:00Z"/>
        </w:trPr>
        <w:tc>
          <w:tcPr>
            <w:tcW w:w="661" w:type="dxa"/>
            <w:tcPrChange w:id="789" w:author="wait lee" w:date="2015-05-08T17:41:00Z">
              <w:tcPr>
                <w:tcW w:w="661" w:type="dxa"/>
              </w:tcPr>
            </w:tcPrChange>
          </w:tcPr>
          <w:p w:rsidR="00AF32BF" w:rsidRDefault="00257C7F" w:rsidP="00AF32BF">
            <w:pPr>
              <w:pStyle w:val="a3"/>
              <w:spacing w:line="276" w:lineRule="auto"/>
              <w:ind w:firstLineChars="0" w:firstLine="0"/>
              <w:rPr>
                <w:ins w:id="790" w:author="wait lee" w:date="2015-05-08T17:39:00Z"/>
              </w:rPr>
            </w:pPr>
            <w:ins w:id="791" w:author="wait lee" w:date="2015-05-08T17:42:00Z">
              <w:r>
                <w:rPr>
                  <w:rFonts w:hint="eastAsia"/>
                </w:rPr>
                <w:t>10</w:t>
              </w:r>
            </w:ins>
          </w:p>
        </w:tc>
        <w:tc>
          <w:tcPr>
            <w:tcW w:w="1290" w:type="dxa"/>
            <w:tcPrChange w:id="792" w:author="wait lee" w:date="2015-05-08T17:41:00Z">
              <w:tcPr>
                <w:tcW w:w="1432" w:type="dxa"/>
                <w:gridSpan w:val="3"/>
              </w:tcPr>
            </w:tcPrChange>
          </w:tcPr>
          <w:p w:rsidR="00AF32BF" w:rsidRPr="009C0594" w:rsidRDefault="00AF32BF" w:rsidP="00AF32BF">
            <w:pPr>
              <w:pStyle w:val="a3"/>
              <w:spacing w:line="276" w:lineRule="auto"/>
              <w:ind w:firstLineChars="0" w:firstLine="0"/>
              <w:rPr>
                <w:ins w:id="793" w:author="wait lee" w:date="2015-05-08T17:39:00Z"/>
              </w:rPr>
            </w:pPr>
            <w:ins w:id="794" w:author="wait lee" w:date="2015-05-08T17:39:00Z">
              <w:r>
                <w:rPr>
                  <w:rFonts w:hint="eastAsia"/>
                </w:rPr>
                <w:t>现在</w:t>
              </w:r>
              <w:r w:rsidRPr="006529AF">
                <w:rPr>
                  <w:rFonts w:hint="eastAsia"/>
                </w:rPr>
                <w:t>密码</w:t>
              </w:r>
            </w:ins>
          </w:p>
        </w:tc>
        <w:tc>
          <w:tcPr>
            <w:tcW w:w="1701" w:type="dxa"/>
            <w:tcPrChange w:id="795" w:author="wait lee" w:date="2015-05-08T17:41:00Z">
              <w:tcPr>
                <w:tcW w:w="1446" w:type="dxa"/>
              </w:tcPr>
            </w:tcPrChange>
          </w:tcPr>
          <w:p w:rsidR="00AF32BF" w:rsidRDefault="00AF32BF" w:rsidP="00AF32BF">
            <w:pPr>
              <w:pStyle w:val="a3"/>
              <w:spacing w:line="276" w:lineRule="auto"/>
              <w:ind w:firstLineChars="0" w:firstLine="0"/>
              <w:rPr>
                <w:ins w:id="796" w:author="wait lee" w:date="2015-05-08T17:39:00Z"/>
              </w:rPr>
            </w:pPr>
            <w:proofErr w:type="spellStart"/>
            <w:ins w:id="797" w:author="wait lee" w:date="2015-05-08T17:39:00Z">
              <w:r>
                <w:t>now</w:t>
              </w:r>
              <w:r>
                <w:rPr>
                  <w:rFonts w:hint="eastAsia"/>
                </w:rPr>
                <w:t>_passwd</w:t>
              </w:r>
              <w:proofErr w:type="spellEnd"/>
            </w:ins>
          </w:p>
        </w:tc>
        <w:tc>
          <w:tcPr>
            <w:tcW w:w="1305" w:type="dxa"/>
            <w:tcPrChange w:id="798" w:author="wait lee" w:date="2015-05-08T17:41:00Z">
              <w:tcPr>
                <w:tcW w:w="1418" w:type="dxa"/>
                <w:gridSpan w:val="2"/>
              </w:tcPr>
            </w:tcPrChange>
          </w:tcPr>
          <w:p w:rsidR="00AF32BF" w:rsidRDefault="00AF32BF" w:rsidP="00AF32BF">
            <w:pPr>
              <w:pStyle w:val="a3"/>
              <w:spacing w:line="276" w:lineRule="auto"/>
              <w:ind w:firstLineChars="0" w:firstLine="0"/>
              <w:rPr>
                <w:ins w:id="799" w:author="wait lee" w:date="2015-05-08T17:39:00Z"/>
              </w:rPr>
            </w:pPr>
            <w:proofErr w:type="spellStart"/>
            <w:ins w:id="800" w:author="wait lee" w:date="2015-05-08T17:39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50)</w:t>
              </w:r>
            </w:ins>
          </w:p>
        </w:tc>
        <w:tc>
          <w:tcPr>
            <w:tcW w:w="708" w:type="dxa"/>
            <w:tcPrChange w:id="801" w:author="wait lee" w:date="2015-05-08T17:41:00Z">
              <w:tcPr>
                <w:tcW w:w="708" w:type="dxa"/>
              </w:tcPr>
            </w:tcPrChange>
          </w:tcPr>
          <w:p w:rsidR="00AF32BF" w:rsidRDefault="00AF32BF" w:rsidP="00AF32BF">
            <w:pPr>
              <w:pStyle w:val="a3"/>
              <w:spacing w:line="276" w:lineRule="auto"/>
              <w:ind w:firstLineChars="0" w:firstLine="0"/>
              <w:rPr>
                <w:ins w:id="802" w:author="wait lee" w:date="2015-05-08T17:39:00Z"/>
              </w:rPr>
            </w:pPr>
            <w:ins w:id="803" w:author="wait lee" w:date="2015-05-08T17:39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804" w:author="wait lee" w:date="2015-05-08T17:41:00Z">
              <w:tcPr>
                <w:tcW w:w="2631" w:type="dxa"/>
              </w:tcPr>
            </w:tcPrChange>
          </w:tcPr>
          <w:p w:rsidR="00AF32BF" w:rsidRPr="006529AF" w:rsidRDefault="00AF32BF" w:rsidP="00AF32BF">
            <w:pPr>
              <w:pStyle w:val="a3"/>
              <w:spacing w:line="276" w:lineRule="auto"/>
              <w:ind w:firstLineChars="0" w:firstLine="0"/>
              <w:rPr>
                <w:ins w:id="805" w:author="wait lee" w:date="2015-05-08T17:39:00Z"/>
              </w:rPr>
            </w:pPr>
            <w:ins w:id="806" w:author="wait lee" w:date="2015-05-08T17:39:00Z">
              <w:r>
                <w:rPr>
                  <w:rFonts w:hint="eastAsia"/>
                </w:rPr>
                <w:t>现在</w:t>
              </w:r>
              <w:r w:rsidRPr="006529AF">
                <w:rPr>
                  <w:rFonts w:hint="eastAsia"/>
                </w:rPr>
                <w:t>密码</w:t>
              </w:r>
            </w:ins>
          </w:p>
        </w:tc>
      </w:tr>
      <w:tr w:rsidR="00AF32BF" w:rsidTr="00342F07">
        <w:trPr>
          <w:ins w:id="807" w:author="wait lee" w:date="2015-05-08T17:39:00Z"/>
        </w:trPr>
        <w:tc>
          <w:tcPr>
            <w:tcW w:w="661" w:type="dxa"/>
            <w:tcPrChange w:id="808" w:author="wait lee" w:date="2015-05-08T17:41:00Z">
              <w:tcPr>
                <w:tcW w:w="661" w:type="dxa"/>
              </w:tcPr>
            </w:tcPrChange>
          </w:tcPr>
          <w:p w:rsidR="00AF32BF" w:rsidRDefault="00257C7F" w:rsidP="00AF32BF">
            <w:pPr>
              <w:pStyle w:val="a3"/>
              <w:spacing w:line="276" w:lineRule="auto"/>
              <w:ind w:firstLineChars="0" w:firstLine="0"/>
              <w:rPr>
                <w:ins w:id="809" w:author="wait lee" w:date="2015-05-08T17:39:00Z"/>
              </w:rPr>
            </w:pPr>
            <w:ins w:id="810" w:author="wait lee" w:date="2015-05-08T17:42:00Z">
              <w:r>
                <w:rPr>
                  <w:rFonts w:hint="eastAsia"/>
                </w:rPr>
                <w:t>11</w:t>
              </w:r>
            </w:ins>
          </w:p>
        </w:tc>
        <w:tc>
          <w:tcPr>
            <w:tcW w:w="1290" w:type="dxa"/>
            <w:tcPrChange w:id="811" w:author="wait lee" w:date="2015-05-08T17:41:00Z">
              <w:tcPr>
                <w:tcW w:w="1432" w:type="dxa"/>
                <w:gridSpan w:val="3"/>
              </w:tcPr>
            </w:tcPrChange>
          </w:tcPr>
          <w:p w:rsidR="00AF32BF" w:rsidRPr="009C0594" w:rsidRDefault="00AF32BF" w:rsidP="00AF32BF">
            <w:pPr>
              <w:pStyle w:val="a3"/>
              <w:spacing w:line="276" w:lineRule="auto"/>
              <w:ind w:firstLineChars="0" w:firstLine="0"/>
              <w:rPr>
                <w:ins w:id="812" w:author="wait lee" w:date="2015-05-08T17:39:00Z"/>
              </w:rPr>
            </w:pPr>
            <w:ins w:id="813" w:author="wait lee" w:date="2015-05-08T17:39:00Z">
              <w:r>
                <w:rPr>
                  <w:rFonts w:hint="eastAsia"/>
                </w:rPr>
                <w:t>复位</w:t>
              </w:r>
              <w:r w:rsidRPr="006529AF">
                <w:rPr>
                  <w:rFonts w:hint="eastAsia"/>
                </w:rPr>
                <w:t>密码</w:t>
              </w:r>
            </w:ins>
          </w:p>
        </w:tc>
        <w:tc>
          <w:tcPr>
            <w:tcW w:w="1701" w:type="dxa"/>
            <w:tcPrChange w:id="814" w:author="wait lee" w:date="2015-05-08T17:41:00Z">
              <w:tcPr>
                <w:tcW w:w="1446" w:type="dxa"/>
              </w:tcPr>
            </w:tcPrChange>
          </w:tcPr>
          <w:p w:rsidR="00AF32BF" w:rsidRDefault="00AF32BF" w:rsidP="00AF32BF">
            <w:pPr>
              <w:pStyle w:val="a3"/>
              <w:spacing w:line="276" w:lineRule="auto"/>
              <w:ind w:firstLineChars="0" w:firstLine="0"/>
              <w:rPr>
                <w:ins w:id="815" w:author="wait lee" w:date="2015-05-08T17:39:00Z"/>
              </w:rPr>
            </w:pPr>
            <w:proofErr w:type="spellStart"/>
            <w:ins w:id="816" w:author="wait lee" w:date="2015-05-08T17:39:00Z">
              <w:r>
                <w:rPr>
                  <w:rFonts w:hint="eastAsia"/>
                </w:rPr>
                <w:t>reset_passwd</w:t>
              </w:r>
              <w:proofErr w:type="spellEnd"/>
            </w:ins>
          </w:p>
        </w:tc>
        <w:tc>
          <w:tcPr>
            <w:tcW w:w="1305" w:type="dxa"/>
            <w:tcPrChange w:id="817" w:author="wait lee" w:date="2015-05-08T17:41:00Z">
              <w:tcPr>
                <w:tcW w:w="1418" w:type="dxa"/>
                <w:gridSpan w:val="2"/>
              </w:tcPr>
            </w:tcPrChange>
          </w:tcPr>
          <w:p w:rsidR="00AF32BF" w:rsidRDefault="00AF32BF" w:rsidP="00AF32BF">
            <w:pPr>
              <w:pStyle w:val="a3"/>
              <w:spacing w:line="276" w:lineRule="auto"/>
              <w:ind w:firstLineChars="0" w:firstLine="0"/>
              <w:rPr>
                <w:ins w:id="818" w:author="wait lee" w:date="2015-05-08T17:39:00Z"/>
              </w:rPr>
            </w:pPr>
            <w:proofErr w:type="spellStart"/>
            <w:ins w:id="819" w:author="wait lee" w:date="2015-05-08T17:39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50)</w:t>
              </w:r>
            </w:ins>
          </w:p>
        </w:tc>
        <w:tc>
          <w:tcPr>
            <w:tcW w:w="708" w:type="dxa"/>
            <w:tcPrChange w:id="820" w:author="wait lee" w:date="2015-05-08T17:41:00Z">
              <w:tcPr>
                <w:tcW w:w="708" w:type="dxa"/>
              </w:tcPr>
            </w:tcPrChange>
          </w:tcPr>
          <w:p w:rsidR="00AF32BF" w:rsidRDefault="00AF32BF" w:rsidP="00AF32BF">
            <w:pPr>
              <w:pStyle w:val="a3"/>
              <w:spacing w:line="276" w:lineRule="auto"/>
              <w:ind w:firstLineChars="0" w:firstLine="0"/>
              <w:rPr>
                <w:ins w:id="821" w:author="wait lee" w:date="2015-05-08T17:39:00Z"/>
              </w:rPr>
            </w:pPr>
            <w:ins w:id="822" w:author="wait lee" w:date="2015-05-08T17:39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823" w:author="wait lee" w:date="2015-05-08T17:41:00Z">
              <w:tcPr>
                <w:tcW w:w="2631" w:type="dxa"/>
              </w:tcPr>
            </w:tcPrChange>
          </w:tcPr>
          <w:p w:rsidR="00AF32BF" w:rsidRPr="006529AF" w:rsidRDefault="00AF32BF" w:rsidP="00AF32BF">
            <w:pPr>
              <w:pStyle w:val="a3"/>
              <w:spacing w:line="276" w:lineRule="auto"/>
              <w:ind w:firstLineChars="0" w:firstLine="0"/>
              <w:rPr>
                <w:ins w:id="824" w:author="wait lee" w:date="2015-05-08T17:39:00Z"/>
              </w:rPr>
            </w:pPr>
            <w:ins w:id="825" w:author="wait lee" w:date="2015-05-08T17:39:00Z">
              <w:r>
                <w:rPr>
                  <w:rFonts w:hint="eastAsia"/>
                </w:rPr>
                <w:t>复位</w:t>
              </w:r>
              <w:r w:rsidRPr="006529AF">
                <w:rPr>
                  <w:rFonts w:hint="eastAsia"/>
                </w:rPr>
                <w:t>密码</w:t>
              </w:r>
            </w:ins>
          </w:p>
        </w:tc>
      </w:tr>
      <w:tr w:rsidR="00342F07" w:rsidTr="00342F07">
        <w:trPr>
          <w:ins w:id="826" w:author="wait lee" w:date="2015-05-08T17:41:00Z"/>
        </w:trPr>
        <w:tc>
          <w:tcPr>
            <w:tcW w:w="661" w:type="dxa"/>
            <w:tcPrChange w:id="827" w:author="wait lee" w:date="2015-05-08T17:41:00Z">
              <w:tcPr>
                <w:tcW w:w="661" w:type="dxa"/>
              </w:tcPr>
            </w:tcPrChange>
          </w:tcPr>
          <w:p w:rsidR="00342F07" w:rsidRDefault="00257C7F" w:rsidP="00342F07">
            <w:pPr>
              <w:pStyle w:val="a3"/>
              <w:spacing w:line="276" w:lineRule="auto"/>
              <w:ind w:firstLineChars="0" w:firstLine="0"/>
              <w:rPr>
                <w:ins w:id="828" w:author="wait lee" w:date="2015-05-08T17:41:00Z"/>
              </w:rPr>
            </w:pPr>
            <w:ins w:id="829" w:author="wait lee" w:date="2015-05-08T17:42:00Z">
              <w:r>
                <w:rPr>
                  <w:rFonts w:hint="eastAsia"/>
                </w:rPr>
                <w:t>12</w:t>
              </w:r>
            </w:ins>
          </w:p>
        </w:tc>
        <w:tc>
          <w:tcPr>
            <w:tcW w:w="1290" w:type="dxa"/>
            <w:tcPrChange w:id="830" w:author="wait lee" w:date="2015-05-08T17:41:00Z">
              <w:tcPr>
                <w:tcW w:w="1432" w:type="dxa"/>
                <w:gridSpan w:val="3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31" w:author="wait lee" w:date="2015-05-08T17:41:00Z"/>
              </w:rPr>
            </w:pPr>
            <w:ins w:id="832" w:author="wait lee" w:date="2015-05-08T17:41:00Z">
              <w:r>
                <w:rPr>
                  <w:rFonts w:hint="eastAsia"/>
                </w:rPr>
                <w:t>报警次数</w:t>
              </w:r>
            </w:ins>
          </w:p>
        </w:tc>
        <w:tc>
          <w:tcPr>
            <w:tcW w:w="1701" w:type="dxa"/>
            <w:tcPrChange w:id="833" w:author="wait lee" w:date="2015-05-08T17:41:00Z">
              <w:tcPr>
                <w:tcW w:w="1446" w:type="dxa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34" w:author="wait lee" w:date="2015-05-08T17:41:00Z"/>
              </w:rPr>
            </w:pPr>
            <w:proofErr w:type="spellStart"/>
            <w:ins w:id="835" w:author="wait lee" w:date="2015-05-08T17:41:00Z">
              <w:r>
                <w:rPr>
                  <w:rFonts w:hint="eastAsia"/>
                </w:rPr>
                <w:t>report_lost_num</w:t>
              </w:r>
              <w:proofErr w:type="spellEnd"/>
            </w:ins>
          </w:p>
        </w:tc>
        <w:tc>
          <w:tcPr>
            <w:tcW w:w="1305" w:type="dxa"/>
            <w:tcPrChange w:id="836" w:author="wait lee" w:date="2015-05-08T17:41:00Z">
              <w:tcPr>
                <w:tcW w:w="1418" w:type="dxa"/>
                <w:gridSpan w:val="2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37" w:author="wait lee" w:date="2015-05-08T17:41:00Z"/>
              </w:rPr>
            </w:pPr>
            <w:proofErr w:type="spellStart"/>
            <w:ins w:id="838" w:author="wait lee" w:date="2015-05-08T17:42:00Z">
              <w:r>
                <w:rPr>
                  <w:rFonts w:hint="eastAsia"/>
                </w:rPr>
                <w:t>int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10)</w:t>
              </w:r>
            </w:ins>
          </w:p>
        </w:tc>
        <w:tc>
          <w:tcPr>
            <w:tcW w:w="708" w:type="dxa"/>
            <w:tcPrChange w:id="839" w:author="wait lee" w:date="2015-05-08T17:41:00Z">
              <w:tcPr>
                <w:tcW w:w="708" w:type="dxa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40" w:author="wait lee" w:date="2015-05-08T17:41:00Z"/>
              </w:rPr>
            </w:pPr>
            <w:ins w:id="841" w:author="wait lee" w:date="2015-05-08T17:42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842" w:author="wait lee" w:date="2015-05-08T17:41:00Z">
              <w:tcPr>
                <w:tcW w:w="2631" w:type="dxa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43" w:author="wait lee" w:date="2015-05-08T17:41:00Z"/>
              </w:rPr>
            </w:pPr>
            <w:ins w:id="844" w:author="wait lee" w:date="2015-05-08T17:42:00Z">
              <w:r>
                <w:rPr>
                  <w:rFonts w:hint="eastAsia"/>
                </w:rPr>
                <w:t>报警次数</w:t>
              </w:r>
            </w:ins>
          </w:p>
        </w:tc>
      </w:tr>
      <w:tr w:rsidR="00342F07" w:rsidTr="00342F07">
        <w:trPr>
          <w:ins w:id="845" w:author="wait lee" w:date="2015-05-08T17:41:00Z"/>
        </w:trPr>
        <w:tc>
          <w:tcPr>
            <w:tcW w:w="661" w:type="dxa"/>
            <w:tcPrChange w:id="846" w:author="wait lee" w:date="2015-05-08T17:41:00Z">
              <w:tcPr>
                <w:tcW w:w="661" w:type="dxa"/>
              </w:tcPr>
            </w:tcPrChange>
          </w:tcPr>
          <w:p w:rsidR="00342F07" w:rsidRDefault="00257C7F" w:rsidP="00342F07">
            <w:pPr>
              <w:pStyle w:val="a3"/>
              <w:spacing w:line="276" w:lineRule="auto"/>
              <w:ind w:firstLineChars="0" w:firstLine="0"/>
              <w:rPr>
                <w:ins w:id="847" w:author="wait lee" w:date="2015-05-08T17:41:00Z"/>
              </w:rPr>
            </w:pPr>
            <w:ins w:id="848" w:author="wait lee" w:date="2015-05-08T17:42:00Z">
              <w:r>
                <w:rPr>
                  <w:rFonts w:hint="eastAsia"/>
                </w:rPr>
                <w:t>13</w:t>
              </w:r>
            </w:ins>
          </w:p>
        </w:tc>
        <w:tc>
          <w:tcPr>
            <w:tcW w:w="1290" w:type="dxa"/>
            <w:tcPrChange w:id="849" w:author="wait lee" w:date="2015-05-08T17:41:00Z">
              <w:tcPr>
                <w:tcW w:w="1432" w:type="dxa"/>
                <w:gridSpan w:val="3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50" w:author="wait lee" w:date="2015-05-08T17:41:00Z"/>
              </w:rPr>
            </w:pPr>
            <w:ins w:id="851" w:author="wait lee" w:date="2015-05-08T17:41:00Z">
              <w:r>
                <w:rPr>
                  <w:rFonts w:hint="eastAsia"/>
                </w:rPr>
                <w:t>找到次数</w:t>
              </w:r>
            </w:ins>
          </w:p>
        </w:tc>
        <w:tc>
          <w:tcPr>
            <w:tcW w:w="1701" w:type="dxa"/>
            <w:tcPrChange w:id="852" w:author="wait lee" w:date="2015-05-08T17:41:00Z">
              <w:tcPr>
                <w:tcW w:w="1446" w:type="dxa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53" w:author="wait lee" w:date="2015-05-08T17:41:00Z"/>
              </w:rPr>
            </w:pPr>
            <w:proofErr w:type="spellStart"/>
            <w:ins w:id="854" w:author="wait lee" w:date="2015-05-08T17:41:00Z">
              <w:r>
                <w:rPr>
                  <w:rFonts w:hint="eastAsia"/>
                </w:rPr>
                <w:t>find</w:t>
              </w:r>
              <w:r>
                <w:t>_num</w:t>
              </w:r>
              <w:proofErr w:type="spellEnd"/>
            </w:ins>
          </w:p>
        </w:tc>
        <w:tc>
          <w:tcPr>
            <w:tcW w:w="1305" w:type="dxa"/>
            <w:tcPrChange w:id="855" w:author="wait lee" w:date="2015-05-08T17:41:00Z">
              <w:tcPr>
                <w:tcW w:w="1418" w:type="dxa"/>
                <w:gridSpan w:val="2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56" w:author="wait lee" w:date="2015-05-08T17:41:00Z"/>
              </w:rPr>
            </w:pPr>
            <w:proofErr w:type="spellStart"/>
            <w:ins w:id="857" w:author="wait lee" w:date="2015-05-08T17:42:00Z">
              <w:r>
                <w:rPr>
                  <w:rFonts w:hint="eastAsia"/>
                </w:rPr>
                <w:t>int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10)</w:t>
              </w:r>
            </w:ins>
          </w:p>
        </w:tc>
        <w:tc>
          <w:tcPr>
            <w:tcW w:w="708" w:type="dxa"/>
            <w:tcPrChange w:id="858" w:author="wait lee" w:date="2015-05-08T17:41:00Z">
              <w:tcPr>
                <w:tcW w:w="708" w:type="dxa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59" w:author="wait lee" w:date="2015-05-08T17:41:00Z"/>
              </w:rPr>
            </w:pPr>
            <w:ins w:id="860" w:author="wait lee" w:date="2015-05-08T17:42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  <w:tcPrChange w:id="861" w:author="wait lee" w:date="2015-05-08T17:41:00Z">
              <w:tcPr>
                <w:tcW w:w="2631" w:type="dxa"/>
              </w:tcPr>
            </w:tcPrChange>
          </w:tcPr>
          <w:p w:rsidR="00342F07" w:rsidRDefault="00342F07" w:rsidP="00342F07">
            <w:pPr>
              <w:pStyle w:val="a3"/>
              <w:spacing w:line="276" w:lineRule="auto"/>
              <w:ind w:firstLineChars="0" w:firstLine="0"/>
              <w:rPr>
                <w:ins w:id="862" w:author="wait lee" w:date="2015-05-08T17:41:00Z"/>
              </w:rPr>
            </w:pPr>
            <w:ins w:id="863" w:author="wait lee" w:date="2015-05-08T17:42:00Z">
              <w:r>
                <w:rPr>
                  <w:rFonts w:hint="eastAsia"/>
                </w:rPr>
                <w:t>找到次数</w:t>
              </w:r>
            </w:ins>
          </w:p>
        </w:tc>
      </w:tr>
      <w:tr w:rsidR="00D72EC6" w:rsidTr="00342F07">
        <w:trPr>
          <w:ins w:id="864" w:author="wait lee" w:date="2015-05-08T17:44:00Z"/>
        </w:trPr>
        <w:tc>
          <w:tcPr>
            <w:tcW w:w="66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65" w:author="wait lee" w:date="2015-05-08T17:44:00Z"/>
              </w:rPr>
            </w:pPr>
            <w:ins w:id="866" w:author="wait lee" w:date="2015-05-08T17:44:00Z">
              <w:r>
                <w:rPr>
                  <w:rFonts w:hint="eastAsia"/>
                </w:rPr>
                <w:t>14</w:t>
              </w:r>
            </w:ins>
          </w:p>
        </w:tc>
        <w:tc>
          <w:tcPr>
            <w:tcW w:w="1290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67" w:author="wait lee" w:date="2015-05-08T17:44:00Z"/>
              </w:rPr>
            </w:pPr>
            <w:ins w:id="868" w:author="wait lee" w:date="2015-05-08T17:44:00Z">
              <w:r>
                <w:rPr>
                  <w:rFonts w:hint="eastAsia"/>
                </w:rPr>
                <w:t>预留</w:t>
              </w:r>
              <w:r>
                <w:rPr>
                  <w:rFonts w:hint="eastAsia"/>
                </w:rPr>
                <w:t>1</w:t>
              </w:r>
            </w:ins>
          </w:p>
        </w:tc>
        <w:tc>
          <w:tcPr>
            <w:tcW w:w="170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69" w:author="wait lee" w:date="2015-05-08T17:44:00Z"/>
              </w:rPr>
            </w:pPr>
            <w:ins w:id="870" w:author="wait lee" w:date="2015-05-08T17:44:00Z">
              <w:r>
                <w:rPr>
                  <w:rFonts w:hint="eastAsia"/>
                </w:rPr>
                <w:t>content</w:t>
              </w:r>
              <w:r>
                <w:t>_1</w:t>
              </w:r>
            </w:ins>
          </w:p>
        </w:tc>
        <w:tc>
          <w:tcPr>
            <w:tcW w:w="1305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71" w:author="wait lee" w:date="2015-05-08T17:44:00Z"/>
              </w:rPr>
            </w:pPr>
            <w:proofErr w:type="spellStart"/>
            <w:ins w:id="872" w:author="wait lee" w:date="2015-05-08T17:44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708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73" w:author="wait lee" w:date="2015-05-08T17:44:00Z"/>
              </w:rPr>
            </w:pPr>
            <w:ins w:id="874" w:author="wait lee" w:date="2015-05-08T17:44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75" w:author="wait lee" w:date="2015-05-08T17:44:00Z"/>
              </w:rPr>
            </w:pPr>
            <w:ins w:id="876" w:author="wait lee" w:date="2015-05-08T17:44:00Z">
              <w:r>
                <w:rPr>
                  <w:rFonts w:hint="eastAsia"/>
                </w:rPr>
                <w:t>预留字段</w:t>
              </w:r>
              <w:r>
                <w:rPr>
                  <w:rFonts w:hint="eastAsia"/>
                </w:rPr>
                <w:t>1</w:t>
              </w:r>
            </w:ins>
          </w:p>
        </w:tc>
      </w:tr>
      <w:tr w:rsidR="00D72EC6" w:rsidTr="00342F07">
        <w:trPr>
          <w:ins w:id="877" w:author="wait lee" w:date="2015-05-08T17:44:00Z"/>
        </w:trPr>
        <w:tc>
          <w:tcPr>
            <w:tcW w:w="66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78" w:author="wait lee" w:date="2015-05-08T17:44:00Z"/>
              </w:rPr>
            </w:pPr>
            <w:ins w:id="879" w:author="wait lee" w:date="2015-05-08T17:44:00Z">
              <w:r>
                <w:rPr>
                  <w:rFonts w:hint="eastAsia"/>
                </w:rPr>
                <w:t>15</w:t>
              </w:r>
            </w:ins>
          </w:p>
        </w:tc>
        <w:tc>
          <w:tcPr>
            <w:tcW w:w="1290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80" w:author="wait lee" w:date="2015-05-08T17:44:00Z"/>
              </w:rPr>
            </w:pPr>
            <w:ins w:id="881" w:author="wait lee" w:date="2015-05-08T17:44:00Z">
              <w:r>
                <w:rPr>
                  <w:rFonts w:hint="eastAsia"/>
                </w:rPr>
                <w:t>预留</w:t>
              </w:r>
              <w:r>
                <w:t>2</w:t>
              </w:r>
            </w:ins>
          </w:p>
        </w:tc>
        <w:tc>
          <w:tcPr>
            <w:tcW w:w="170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82" w:author="wait lee" w:date="2015-05-08T17:44:00Z"/>
              </w:rPr>
            </w:pPr>
            <w:ins w:id="883" w:author="wait lee" w:date="2015-05-08T17:44:00Z">
              <w:r>
                <w:rPr>
                  <w:rFonts w:hint="eastAsia"/>
                </w:rPr>
                <w:t>content</w:t>
              </w:r>
              <w:r>
                <w:t>_2</w:t>
              </w:r>
            </w:ins>
          </w:p>
        </w:tc>
        <w:tc>
          <w:tcPr>
            <w:tcW w:w="1305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84" w:author="wait lee" w:date="2015-05-08T17:44:00Z"/>
              </w:rPr>
            </w:pPr>
            <w:proofErr w:type="spellStart"/>
            <w:ins w:id="885" w:author="wait lee" w:date="2015-05-08T17:44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708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86" w:author="wait lee" w:date="2015-05-08T17:44:00Z"/>
              </w:rPr>
            </w:pPr>
            <w:ins w:id="887" w:author="wait lee" w:date="2015-05-08T17:44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88" w:author="wait lee" w:date="2015-05-08T17:44:00Z"/>
              </w:rPr>
            </w:pPr>
            <w:ins w:id="889" w:author="wait lee" w:date="2015-05-08T17:44:00Z">
              <w:r>
                <w:rPr>
                  <w:rFonts w:hint="eastAsia"/>
                </w:rPr>
                <w:t>预留字段</w:t>
              </w:r>
              <w:r>
                <w:t>2</w:t>
              </w:r>
            </w:ins>
          </w:p>
        </w:tc>
      </w:tr>
      <w:tr w:rsidR="00D72EC6" w:rsidTr="00342F07">
        <w:trPr>
          <w:ins w:id="890" w:author="wait lee" w:date="2015-05-08T17:44:00Z"/>
        </w:trPr>
        <w:tc>
          <w:tcPr>
            <w:tcW w:w="66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91" w:author="wait lee" w:date="2015-05-08T17:44:00Z"/>
              </w:rPr>
            </w:pPr>
            <w:ins w:id="892" w:author="wait lee" w:date="2015-05-08T17:44:00Z">
              <w:r>
                <w:rPr>
                  <w:rFonts w:hint="eastAsia"/>
                </w:rPr>
                <w:t>16</w:t>
              </w:r>
            </w:ins>
          </w:p>
        </w:tc>
        <w:tc>
          <w:tcPr>
            <w:tcW w:w="1290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93" w:author="wait lee" w:date="2015-05-08T17:44:00Z"/>
              </w:rPr>
            </w:pPr>
            <w:ins w:id="894" w:author="wait lee" w:date="2015-05-08T17:44:00Z">
              <w:r>
                <w:rPr>
                  <w:rFonts w:hint="eastAsia"/>
                </w:rPr>
                <w:t>预留</w:t>
              </w:r>
              <w:r>
                <w:t>3</w:t>
              </w:r>
            </w:ins>
          </w:p>
        </w:tc>
        <w:tc>
          <w:tcPr>
            <w:tcW w:w="170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95" w:author="wait lee" w:date="2015-05-08T17:44:00Z"/>
              </w:rPr>
            </w:pPr>
            <w:ins w:id="896" w:author="wait lee" w:date="2015-05-08T17:44:00Z">
              <w:r>
                <w:rPr>
                  <w:rFonts w:hint="eastAsia"/>
                </w:rPr>
                <w:t>content</w:t>
              </w:r>
              <w:r>
                <w:t>_3</w:t>
              </w:r>
            </w:ins>
          </w:p>
        </w:tc>
        <w:tc>
          <w:tcPr>
            <w:tcW w:w="1305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97" w:author="wait lee" w:date="2015-05-08T17:44:00Z"/>
              </w:rPr>
            </w:pPr>
            <w:proofErr w:type="spellStart"/>
            <w:ins w:id="898" w:author="wait lee" w:date="2015-05-08T17:44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708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899" w:author="wait lee" w:date="2015-05-08T17:44:00Z"/>
              </w:rPr>
            </w:pPr>
            <w:ins w:id="900" w:author="wait lee" w:date="2015-05-08T17:44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01" w:author="wait lee" w:date="2015-05-08T17:44:00Z"/>
              </w:rPr>
            </w:pPr>
            <w:ins w:id="902" w:author="wait lee" w:date="2015-05-08T17:44:00Z">
              <w:r>
                <w:rPr>
                  <w:rFonts w:hint="eastAsia"/>
                </w:rPr>
                <w:t>预留字段</w:t>
              </w:r>
              <w:r>
                <w:t>3</w:t>
              </w:r>
            </w:ins>
          </w:p>
        </w:tc>
      </w:tr>
      <w:tr w:rsidR="00D72EC6" w:rsidTr="00342F07">
        <w:trPr>
          <w:ins w:id="903" w:author="wait lee" w:date="2015-05-08T17:44:00Z"/>
        </w:trPr>
        <w:tc>
          <w:tcPr>
            <w:tcW w:w="66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04" w:author="wait lee" w:date="2015-05-08T17:44:00Z"/>
              </w:rPr>
            </w:pPr>
            <w:ins w:id="905" w:author="wait lee" w:date="2015-05-08T17:44:00Z">
              <w:r>
                <w:rPr>
                  <w:rFonts w:hint="eastAsia"/>
                </w:rPr>
                <w:t>17</w:t>
              </w:r>
            </w:ins>
          </w:p>
        </w:tc>
        <w:tc>
          <w:tcPr>
            <w:tcW w:w="1290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06" w:author="wait lee" w:date="2015-05-08T17:44:00Z"/>
              </w:rPr>
            </w:pPr>
            <w:ins w:id="907" w:author="wait lee" w:date="2015-05-08T17:44:00Z">
              <w:r>
                <w:rPr>
                  <w:rFonts w:hint="eastAsia"/>
                </w:rPr>
                <w:t>预留</w:t>
              </w:r>
              <w:r>
                <w:t>4</w:t>
              </w:r>
            </w:ins>
          </w:p>
        </w:tc>
        <w:tc>
          <w:tcPr>
            <w:tcW w:w="170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08" w:author="wait lee" w:date="2015-05-08T17:44:00Z"/>
              </w:rPr>
            </w:pPr>
            <w:ins w:id="909" w:author="wait lee" w:date="2015-05-08T17:44:00Z">
              <w:r>
                <w:rPr>
                  <w:rFonts w:hint="eastAsia"/>
                </w:rPr>
                <w:t>content</w:t>
              </w:r>
              <w:r>
                <w:t>_4</w:t>
              </w:r>
            </w:ins>
          </w:p>
        </w:tc>
        <w:tc>
          <w:tcPr>
            <w:tcW w:w="1305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10" w:author="wait lee" w:date="2015-05-08T17:44:00Z"/>
              </w:rPr>
            </w:pPr>
            <w:proofErr w:type="spellStart"/>
            <w:ins w:id="911" w:author="wait lee" w:date="2015-05-08T17:44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708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12" w:author="wait lee" w:date="2015-05-08T17:44:00Z"/>
              </w:rPr>
            </w:pPr>
            <w:ins w:id="913" w:author="wait lee" w:date="2015-05-08T17:44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14" w:author="wait lee" w:date="2015-05-08T17:44:00Z"/>
              </w:rPr>
            </w:pPr>
            <w:ins w:id="915" w:author="wait lee" w:date="2015-05-08T17:44:00Z">
              <w:r>
                <w:rPr>
                  <w:rFonts w:hint="eastAsia"/>
                </w:rPr>
                <w:t>预留字段</w:t>
              </w:r>
              <w:r>
                <w:t>4</w:t>
              </w:r>
            </w:ins>
          </w:p>
        </w:tc>
      </w:tr>
      <w:tr w:rsidR="00D72EC6" w:rsidTr="00342F07">
        <w:trPr>
          <w:ins w:id="916" w:author="wait lee" w:date="2015-05-08T17:44:00Z"/>
        </w:trPr>
        <w:tc>
          <w:tcPr>
            <w:tcW w:w="66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17" w:author="wait lee" w:date="2015-05-08T17:44:00Z"/>
              </w:rPr>
            </w:pPr>
            <w:ins w:id="918" w:author="wait lee" w:date="2015-05-08T17:45:00Z">
              <w:r>
                <w:rPr>
                  <w:rFonts w:hint="eastAsia"/>
                </w:rPr>
                <w:t>18</w:t>
              </w:r>
            </w:ins>
          </w:p>
        </w:tc>
        <w:tc>
          <w:tcPr>
            <w:tcW w:w="1290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19" w:author="wait lee" w:date="2015-05-08T17:44:00Z"/>
              </w:rPr>
            </w:pPr>
            <w:ins w:id="920" w:author="wait lee" w:date="2015-05-08T17:44:00Z">
              <w:r>
                <w:rPr>
                  <w:rFonts w:hint="eastAsia"/>
                </w:rPr>
                <w:t>预留</w:t>
              </w:r>
              <w:r>
                <w:t>5</w:t>
              </w:r>
            </w:ins>
          </w:p>
        </w:tc>
        <w:tc>
          <w:tcPr>
            <w:tcW w:w="170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21" w:author="wait lee" w:date="2015-05-08T17:44:00Z"/>
              </w:rPr>
            </w:pPr>
            <w:ins w:id="922" w:author="wait lee" w:date="2015-05-08T17:44:00Z">
              <w:r>
                <w:rPr>
                  <w:rFonts w:hint="eastAsia"/>
                </w:rPr>
                <w:t>content</w:t>
              </w:r>
              <w:r>
                <w:t>_5</w:t>
              </w:r>
            </w:ins>
          </w:p>
        </w:tc>
        <w:tc>
          <w:tcPr>
            <w:tcW w:w="1305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23" w:author="wait lee" w:date="2015-05-08T17:44:00Z"/>
              </w:rPr>
            </w:pPr>
            <w:proofErr w:type="spellStart"/>
            <w:ins w:id="924" w:author="wait lee" w:date="2015-05-08T17:44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708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25" w:author="wait lee" w:date="2015-05-08T17:44:00Z"/>
              </w:rPr>
            </w:pPr>
            <w:ins w:id="926" w:author="wait lee" w:date="2015-05-08T17:44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D72EC6" w:rsidRDefault="00D72EC6" w:rsidP="00D72EC6">
            <w:pPr>
              <w:pStyle w:val="a3"/>
              <w:spacing w:line="276" w:lineRule="auto"/>
              <w:ind w:firstLineChars="0" w:firstLine="0"/>
              <w:rPr>
                <w:ins w:id="927" w:author="wait lee" w:date="2015-05-08T17:44:00Z"/>
              </w:rPr>
            </w:pPr>
            <w:ins w:id="928" w:author="wait lee" w:date="2015-05-08T17:44:00Z">
              <w:r>
                <w:rPr>
                  <w:rFonts w:hint="eastAsia"/>
                </w:rPr>
                <w:t>预留字段</w:t>
              </w:r>
              <w:r>
                <w:t>5</w:t>
              </w:r>
            </w:ins>
          </w:p>
        </w:tc>
      </w:tr>
    </w:tbl>
    <w:p w:rsidR="0019240E" w:rsidRDefault="0019240E" w:rsidP="00290F86">
      <w:pPr>
        <w:pStyle w:val="a3"/>
        <w:spacing w:line="276" w:lineRule="auto"/>
        <w:ind w:leftChars="200" w:left="420" w:firstLineChars="0" w:firstLine="0"/>
        <w:rPr>
          <w:ins w:id="929" w:author="wait lee" w:date="2015-05-08T17:31:00Z"/>
        </w:rPr>
      </w:pPr>
    </w:p>
    <w:p w:rsidR="0019240E" w:rsidRPr="002420F5" w:rsidRDefault="009B1775" w:rsidP="00290F86">
      <w:pPr>
        <w:pStyle w:val="a3"/>
        <w:spacing w:line="276" w:lineRule="auto"/>
        <w:ind w:leftChars="200" w:left="420" w:firstLineChars="0" w:firstLine="0"/>
        <w:rPr>
          <w:ins w:id="930" w:author="wait lee" w:date="2015-05-08T17:31:00Z"/>
          <w:color w:val="70AD47" w:themeColor="accent6"/>
          <w:rPrChange w:id="931" w:author="wait lee" w:date="2015-05-08T17:46:00Z">
            <w:rPr>
              <w:ins w:id="932" w:author="wait lee" w:date="2015-05-08T17:31:00Z"/>
            </w:rPr>
          </w:rPrChange>
        </w:rPr>
      </w:pPr>
      <w:ins w:id="933" w:author="wait lee" w:date="2015-05-08T17:32:00Z">
        <w:r>
          <w:rPr>
            <w:rFonts w:hint="eastAsia"/>
          </w:rPr>
          <w:t>报案表：</w:t>
        </w:r>
      </w:ins>
      <w:ins w:id="934" w:author="wait lee" w:date="2015-05-08T17:45:00Z">
        <w:r w:rsidR="002420F5" w:rsidRPr="002420F5">
          <w:rPr>
            <w:color w:val="70AD47" w:themeColor="accent6"/>
            <w:rPrChange w:id="935" w:author="wait lee" w:date="2015-05-08T17:46:00Z">
              <w:rPr/>
            </w:rPrChange>
          </w:rPr>
          <w:t>//</w:t>
        </w:r>
        <w:r w:rsidR="002420F5" w:rsidRPr="002420F5">
          <w:rPr>
            <w:rFonts w:hint="eastAsia"/>
            <w:color w:val="70AD47" w:themeColor="accent6"/>
            <w:rPrChange w:id="936" w:author="wait lee" w:date="2015-05-08T17:46:00Z">
              <w:rPr>
                <w:rFonts w:hint="eastAsia"/>
              </w:rPr>
            </w:rPrChange>
          </w:rPr>
          <w:t>由于设备用户表太过庞大，</w:t>
        </w:r>
      </w:ins>
      <w:ins w:id="937" w:author="wait lee" w:date="2015-05-08T17:46:00Z">
        <w:r w:rsidR="002420F5" w:rsidRPr="002420F5">
          <w:rPr>
            <w:rFonts w:hint="eastAsia"/>
            <w:color w:val="70AD47" w:themeColor="accent6"/>
            <w:rPrChange w:id="938" w:author="wait lee" w:date="2015-05-08T17:46:00Z">
              <w:rPr>
                <w:rFonts w:hint="eastAsia"/>
              </w:rPr>
            </w:rPrChange>
          </w:rPr>
          <w:t>把报案表分出来做</w:t>
        </w:r>
      </w:ins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61"/>
        <w:gridCol w:w="1177"/>
        <w:gridCol w:w="1701"/>
        <w:gridCol w:w="1418"/>
        <w:gridCol w:w="708"/>
        <w:gridCol w:w="2631"/>
      </w:tblGrid>
      <w:tr w:rsidR="0019240E" w:rsidTr="006529AF">
        <w:trPr>
          <w:ins w:id="939" w:author="wait lee" w:date="2015-05-08T17:31:00Z"/>
        </w:trPr>
        <w:tc>
          <w:tcPr>
            <w:tcW w:w="661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40" w:author="wait lee" w:date="2015-05-08T17:31:00Z"/>
              </w:rPr>
            </w:pPr>
            <w:ins w:id="941" w:author="wait lee" w:date="2015-05-08T17:31:00Z">
              <w:r>
                <w:rPr>
                  <w:rFonts w:hint="eastAsia"/>
                </w:rPr>
                <w:t>序号</w:t>
              </w:r>
            </w:ins>
          </w:p>
        </w:tc>
        <w:tc>
          <w:tcPr>
            <w:tcW w:w="1177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42" w:author="wait lee" w:date="2015-05-08T17:31:00Z"/>
              </w:rPr>
            </w:pPr>
            <w:ins w:id="943" w:author="wait lee" w:date="2015-05-08T17:31:00Z">
              <w:r>
                <w:rPr>
                  <w:rFonts w:hint="eastAsia"/>
                </w:rPr>
                <w:t>逻辑字段</w:t>
              </w:r>
            </w:ins>
          </w:p>
        </w:tc>
        <w:tc>
          <w:tcPr>
            <w:tcW w:w="1701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44" w:author="wait lee" w:date="2015-05-08T17:31:00Z"/>
              </w:rPr>
            </w:pPr>
            <w:ins w:id="945" w:author="wait lee" w:date="2015-05-08T17:31:00Z">
              <w:r>
                <w:rPr>
                  <w:rFonts w:hint="eastAsia"/>
                </w:rPr>
                <w:t>物理字段</w:t>
              </w:r>
            </w:ins>
          </w:p>
        </w:tc>
        <w:tc>
          <w:tcPr>
            <w:tcW w:w="1418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46" w:author="wait lee" w:date="2015-05-08T17:31:00Z"/>
              </w:rPr>
            </w:pPr>
            <w:ins w:id="947" w:author="wait lee" w:date="2015-05-08T17:31:00Z">
              <w:r>
                <w:rPr>
                  <w:rFonts w:hint="eastAsia"/>
                </w:rPr>
                <w:t>类型</w:t>
              </w:r>
            </w:ins>
          </w:p>
        </w:tc>
        <w:tc>
          <w:tcPr>
            <w:tcW w:w="708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48" w:author="wait lee" w:date="2015-05-08T17:31:00Z"/>
              </w:rPr>
            </w:pPr>
            <w:ins w:id="949" w:author="wait lee" w:date="2015-05-08T17:31:00Z">
              <w:r>
                <w:rPr>
                  <w:rFonts w:hint="eastAsia"/>
                </w:rPr>
                <w:t>规则</w:t>
              </w:r>
            </w:ins>
          </w:p>
        </w:tc>
        <w:tc>
          <w:tcPr>
            <w:tcW w:w="2631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50" w:author="wait lee" w:date="2015-05-08T17:31:00Z"/>
              </w:rPr>
            </w:pPr>
            <w:ins w:id="951" w:author="wait lee" w:date="2015-05-08T17:31:00Z">
              <w:r>
                <w:rPr>
                  <w:rFonts w:hint="eastAsia"/>
                </w:rPr>
                <w:t>字段说明</w:t>
              </w:r>
            </w:ins>
          </w:p>
        </w:tc>
      </w:tr>
      <w:tr w:rsidR="0019240E" w:rsidTr="006529AF">
        <w:trPr>
          <w:ins w:id="952" w:author="wait lee" w:date="2015-05-08T17:31:00Z"/>
        </w:trPr>
        <w:tc>
          <w:tcPr>
            <w:tcW w:w="661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53" w:author="wait lee" w:date="2015-05-08T17:31:00Z"/>
              </w:rPr>
            </w:pPr>
            <w:ins w:id="954" w:author="wait lee" w:date="2015-05-08T17:31:00Z">
              <w:r>
                <w:rPr>
                  <w:rFonts w:hint="eastAsia"/>
                </w:rPr>
                <w:t>1</w:t>
              </w:r>
            </w:ins>
          </w:p>
        </w:tc>
        <w:tc>
          <w:tcPr>
            <w:tcW w:w="1177" w:type="dxa"/>
          </w:tcPr>
          <w:p w:rsidR="0019240E" w:rsidRDefault="009B1775" w:rsidP="006529AF">
            <w:pPr>
              <w:pStyle w:val="a3"/>
              <w:spacing w:line="276" w:lineRule="auto"/>
              <w:ind w:firstLineChars="0" w:firstLine="0"/>
              <w:rPr>
                <w:ins w:id="955" w:author="wait lee" w:date="2015-05-08T17:31:00Z"/>
              </w:rPr>
            </w:pPr>
            <w:ins w:id="956" w:author="wait lee" w:date="2015-05-08T17:33:00Z">
              <w:r>
                <w:rPr>
                  <w:rFonts w:hint="eastAsia"/>
                </w:rPr>
                <w:t>报案</w:t>
              </w:r>
              <w:r>
                <w:rPr>
                  <w:rFonts w:hint="eastAsia"/>
                </w:rPr>
                <w:t>id</w:t>
              </w:r>
            </w:ins>
          </w:p>
        </w:tc>
        <w:tc>
          <w:tcPr>
            <w:tcW w:w="1701" w:type="dxa"/>
          </w:tcPr>
          <w:p w:rsidR="0019240E" w:rsidRDefault="009B1775" w:rsidP="006529AF">
            <w:pPr>
              <w:pStyle w:val="a3"/>
              <w:spacing w:line="276" w:lineRule="auto"/>
              <w:ind w:firstLineChars="0" w:firstLine="0"/>
              <w:rPr>
                <w:ins w:id="957" w:author="wait lee" w:date="2015-05-08T17:31:00Z"/>
              </w:rPr>
            </w:pPr>
            <w:proofErr w:type="spellStart"/>
            <w:ins w:id="958" w:author="wait lee" w:date="2015-05-08T17:33:00Z">
              <w:r>
                <w:t>report_lost_id</w:t>
              </w:r>
            </w:ins>
            <w:proofErr w:type="spellEnd"/>
          </w:p>
        </w:tc>
        <w:tc>
          <w:tcPr>
            <w:tcW w:w="1418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59" w:author="wait lee" w:date="2015-05-08T17:31:00Z"/>
              </w:rPr>
            </w:pPr>
            <w:proofErr w:type="spellStart"/>
            <w:ins w:id="960" w:author="wait lee" w:date="2015-05-08T17:31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(50</w:t>
              </w:r>
              <w:r>
                <w:rPr>
                  <w:rFonts w:hint="eastAsia"/>
                </w:rPr>
                <w:t>）</w:t>
              </w:r>
            </w:ins>
          </w:p>
        </w:tc>
        <w:tc>
          <w:tcPr>
            <w:tcW w:w="708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61" w:author="wait lee" w:date="2015-05-08T17:31:00Z"/>
              </w:rPr>
            </w:pPr>
            <w:ins w:id="962" w:author="wait lee" w:date="2015-05-08T17:31:00Z">
              <w:r>
                <w:rPr>
                  <w:rFonts w:hint="eastAsia"/>
                </w:rPr>
                <w:t>主键</w:t>
              </w:r>
            </w:ins>
          </w:p>
        </w:tc>
        <w:tc>
          <w:tcPr>
            <w:tcW w:w="2631" w:type="dxa"/>
          </w:tcPr>
          <w:p w:rsidR="0019240E" w:rsidRDefault="009B1775" w:rsidP="006529AF">
            <w:pPr>
              <w:pStyle w:val="a3"/>
              <w:spacing w:line="276" w:lineRule="auto"/>
              <w:ind w:firstLineChars="0" w:firstLine="0"/>
              <w:rPr>
                <w:ins w:id="963" w:author="wait lee" w:date="2015-05-08T17:31:00Z"/>
              </w:rPr>
            </w:pPr>
            <w:ins w:id="964" w:author="wait lee" w:date="2015-05-08T17:33:00Z">
              <w:r>
                <w:rPr>
                  <w:rFonts w:hint="eastAsia"/>
                </w:rPr>
                <w:t>报案</w:t>
              </w:r>
              <w:r>
                <w:rPr>
                  <w:rFonts w:hint="eastAsia"/>
                </w:rPr>
                <w:t>id</w:t>
              </w:r>
            </w:ins>
          </w:p>
        </w:tc>
      </w:tr>
      <w:tr w:rsidR="0019240E" w:rsidTr="006529AF">
        <w:trPr>
          <w:ins w:id="965" w:author="wait lee" w:date="2015-05-08T17:31:00Z"/>
        </w:trPr>
        <w:tc>
          <w:tcPr>
            <w:tcW w:w="661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66" w:author="wait lee" w:date="2015-05-08T17:31:00Z"/>
              </w:rPr>
            </w:pPr>
            <w:ins w:id="967" w:author="wait lee" w:date="2015-05-08T17:31:00Z">
              <w:r>
                <w:rPr>
                  <w:rFonts w:hint="eastAsia"/>
                </w:rPr>
                <w:t>2</w:t>
              </w:r>
            </w:ins>
          </w:p>
        </w:tc>
        <w:tc>
          <w:tcPr>
            <w:tcW w:w="1177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68" w:author="wait lee" w:date="2015-05-08T17:31:00Z"/>
              </w:rPr>
            </w:pPr>
            <w:ins w:id="969" w:author="wait lee" w:date="2015-05-08T17:31:00Z">
              <w:r>
                <w:rPr>
                  <w:rFonts w:hint="eastAsia"/>
                </w:rPr>
                <w:t>用户</w:t>
              </w:r>
              <w:r>
                <w:rPr>
                  <w:rFonts w:hint="eastAsia"/>
                </w:rPr>
                <w:t>id</w:t>
              </w:r>
            </w:ins>
          </w:p>
        </w:tc>
        <w:tc>
          <w:tcPr>
            <w:tcW w:w="1701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70" w:author="wait lee" w:date="2015-05-08T17:31:00Z"/>
              </w:rPr>
            </w:pPr>
            <w:proofErr w:type="spellStart"/>
            <w:ins w:id="971" w:author="wait lee" w:date="2015-05-08T17:31:00Z">
              <w:r>
                <w:t>user_id</w:t>
              </w:r>
              <w:proofErr w:type="spellEnd"/>
            </w:ins>
          </w:p>
        </w:tc>
        <w:tc>
          <w:tcPr>
            <w:tcW w:w="1418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72" w:author="wait lee" w:date="2015-05-08T17:31:00Z"/>
              </w:rPr>
            </w:pPr>
            <w:proofErr w:type="spellStart"/>
            <w:ins w:id="973" w:author="wait lee" w:date="2015-05-08T17:31:00Z">
              <w:r>
                <w:t>v</w:t>
              </w:r>
              <w:r>
                <w:rPr>
                  <w:rFonts w:hint="eastAsia"/>
                </w:rPr>
                <w:t>archar</w:t>
              </w:r>
              <w:proofErr w:type="spellEnd"/>
              <w:r>
                <w:rPr>
                  <w:rFonts w:hint="eastAsia"/>
                </w:rPr>
                <w:t>(50</w:t>
              </w:r>
              <w:r>
                <w:rPr>
                  <w:rFonts w:hint="eastAsia"/>
                </w:rPr>
                <w:t>）</w:t>
              </w:r>
            </w:ins>
          </w:p>
        </w:tc>
        <w:tc>
          <w:tcPr>
            <w:tcW w:w="708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74" w:author="wait lee" w:date="2015-05-08T17:31:00Z"/>
              </w:rPr>
            </w:pPr>
            <w:ins w:id="975" w:author="wait lee" w:date="2015-05-08T17:31:00Z">
              <w:r>
                <w:rPr>
                  <w:rFonts w:hint="eastAsia"/>
                </w:rPr>
                <w:t>主键</w:t>
              </w:r>
            </w:ins>
          </w:p>
        </w:tc>
        <w:tc>
          <w:tcPr>
            <w:tcW w:w="2631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976" w:author="wait lee" w:date="2015-05-08T17:31:00Z"/>
              </w:rPr>
            </w:pPr>
            <w:ins w:id="977" w:author="wait lee" w:date="2015-05-08T17:31:00Z">
              <w:r>
                <w:rPr>
                  <w:rFonts w:hint="eastAsia"/>
                </w:rPr>
                <w:t>用户</w:t>
              </w:r>
              <w:r>
                <w:rPr>
                  <w:rFonts w:hint="eastAsia"/>
                </w:rPr>
                <w:t>id</w:t>
              </w:r>
            </w:ins>
          </w:p>
        </w:tc>
      </w:tr>
      <w:tr w:rsidR="008A3BFD" w:rsidTr="006529AF">
        <w:trPr>
          <w:ins w:id="978" w:author="wait lee" w:date="2015-05-08T18:03:00Z"/>
        </w:trPr>
        <w:tc>
          <w:tcPr>
            <w:tcW w:w="66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79" w:author="wait lee" w:date="2015-05-08T18:03:00Z"/>
              </w:rPr>
            </w:pPr>
            <w:ins w:id="980" w:author="wait lee" w:date="2015-05-08T18:03:00Z">
              <w:r>
                <w:rPr>
                  <w:rFonts w:hint="eastAsia"/>
                </w:rPr>
                <w:t>3</w:t>
              </w:r>
            </w:ins>
          </w:p>
        </w:tc>
        <w:tc>
          <w:tcPr>
            <w:tcW w:w="1177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81" w:author="wait lee" w:date="2015-05-08T18:03:00Z"/>
              </w:rPr>
            </w:pPr>
            <w:ins w:id="982" w:author="wait lee" w:date="2015-05-08T18:03:00Z">
              <w:r>
                <w:rPr>
                  <w:rFonts w:hint="eastAsia"/>
                </w:rPr>
                <w:t>设备</w:t>
              </w:r>
              <w:r>
                <w:rPr>
                  <w:rFonts w:hint="eastAsia"/>
                </w:rPr>
                <w:t>mac</w:t>
              </w:r>
            </w:ins>
          </w:p>
        </w:tc>
        <w:tc>
          <w:tcPr>
            <w:tcW w:w="170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83" w:author="wait lee" w:date="2015-05-08T18:03:00Z"/>
              </w:rPr>
            </w:pPr>
            <w:proofErr w:type="spellStart"/>
            <w:ins w:id="984" w:author="wait lee" w:date="2015-05-08T18:03:00Z">
              <w:r>
                <w:t>device_mac</w:t>
              </w:r>
              <w:proofErr w:type="spellEnd"/>
            </w:ins>
          </w:p>
        </w:tc>
        <w:tc>
          <w:tcPr>
            <w:tcW w:w="1418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85" w:author="wait lee" w:date="2015-05-08T18:03:00Z"/>
              </w:rPr>
            </w:pPr>
            <w:proofErr w:type="spellStart"/>
            <w:ins w:id="986" w:author="wait lee" w:date="2015-05-08T18:03:00Z">
              <w:r>
                <w:t>v</w:t>
              </w:r>
              <w:r>
                <w:rPr>
                  <w:rFonts w:hint="eastAsia"/>
                </w:rPr>
                <w:t>archar</w:t>
              </w:r>
              <w:proofErr w:type="spellEnd"/>
              <w:r>
                <w:rPr>
                  <w:rFonts w:hint="eastAsia"/>
                </w:rPr>
                <w:t>(50</w:t>
              </w:r>
              <w:r>
                <w:rPr>
                  <w:rFonts w:hint="eastAsia"/>
                </w:rPr>
                <w:t>）</w:t>
              </w:r>
            </w:ins>
          </w:p>
        </w:tc>
        <w:tc>
          <w:tcPr>
            <w:tcW w:w="708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87" w:author="wait lee" w:date="2015-05-08T18:03:00Z"/>
              </w:rPr>
            </w:pPr>
            <w:proofErr w:type="gramStart"/>
            <w:ins w:id="988" w:author="wait lee" w:date="2015-05-08T18:03:00Z">
              <w:r>
                <w:rPr>
                  <w:rFonts w:hint="eastAsia"/>
                </w:rPr>
                <w:t>外键</w:t>
              </w:r>
              <w:proofErr w:type="gramEnd"/>
            </w:ins>
          </w:p>
        </w:tc>
        <w:tc>
          <w:tcPr>
            <w:tcW w:w="263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89" w:author="wait lee" w:date="2015-05-08T18:03:00Z"/>
              </w:rPr>
            </w:pPr>
            <w:ins w:id="990" w:author="wait lee" w:date="2015-05-08T18:03:00Z">
              <w:r>
                <w:rPr>
                  <w:rFonts w:hint="eastAsia"/>
                </w:rPr>
                <w:t>设备</w:t>
              </w:r>
              <w:r>
                <w:rPr>
                  <w:rFonts w:hint="eastAsia"/>
                </w:rPr>
                <w:t>mac</w:t>
              </w:r>
            </w:ins>
          </w:p>
        </w:tc>
      </w:tr>
      <w:tr w:rsidR="008A3BFD" w:rsidTr="006529AF">
        <w:trPr>
          <w:ins w:id="991" w:author="wait lee" w:date="2015-05-08T17:31:00Z"/>
        </w:trPr>
        <w:tc>
          <w:tcPr>
            <w:tcW w:w="66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92" w:author="wait lee" w:date="2015-05-08T17:31:00Z"/>
              </w:rPr>
            </w:pPr>
            <w:ins w:id="993" w:author="wait lee" w:date="2015-05-08T18:03:00Z">
              <w:r>
                <w:rPr>
                  <w:rFonts w:hint="eastAsia"/>
                </w:rPr>
                <w:t>4</w:t>
              </w:r>
            </w:ins>
          </w:p>
        </w:tc>
        <w:tc>
          <w:tcPr>
            <w:tcW w:w="1177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94" w:author="wait lee" w:date="2015-05-08T17:31:00Z"/>
              </w:rPr>
            </w:pPr>
            <w:ins w:id="995" w:author="wait lee" w:date="2015-05-08T17:31:00Z">
              <w:r>
                <w:rPr>
                  <w:rFonts w:hint="eastAsia"/>
                </w:rPr>
                <w:t>悬赏金额</w:t>
              </w:r>
            </w:ins>
          </w:p>
        </w:tc>
        <w:tc>
          <w:tcPr>
            <w:tcW w:w="170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96" w:author="wait lee" w:date="2015-05-08T17:31:00Z"/>
              </w:rPr>
            </w:pPr>
            <w:proofErr w:type="spellStart"/>
            <w:ins w:id="997" w:author="wait lee" w:date="2015-05-08T17:31:00Z">
              <w:r>
                <w:t>money_amount</w:t>
              </w:r>
              <w:proofErr w:type="spellEnd"/>
            </w:ins>
          </w:p>
        </w:tc>
        <w:tc>
          <w:tcPr>
            <w:tcW w:w="1418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998" w:author="wait lee" w:date="2015-05-08T17:31:00Z"/>
              </w:rPr>
            </w:pPr>
            <w:proofErr w:type="spellStart"/>
            <w:ins w:id="999" w:author="wait lee" w:date="2015-05-08T17:31:00Z">
              <w:r>
                <w:t>v</w:t>
              </w:r>
              <w:r>
                <w:rPr>
                  <w:rFonts w:hint="eastAsia"/>
                </w:rPr>
                <w:t>archar</w:t>
              </w:r>
              <w:proofErr w:type="spellEnd"/>
              <w:r>
                <w:rPr>
                  <w:rFonts w:hint="eastAsia"/>
                </w:rPr>
                <w:t>(50</w:t>
              </w:r>
              <w:r>
                <w:rPr>
                  <w:rFonts w:hint="eastAsia"/>
                </w:rPr>
                <w:t>）</w:t>
              </w:r>
            </w:ins>
          </w:p>
        </w:tc>
        <w:tc>
          <w:tcPr>
            <w:tcW w:w="708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00" w:author="wait lee" w:date="2015-05-08T17:31:00Z"/>
              </w:rPr>
            </w:pPr>
            <w:ins w:id="1001" w:author="wait lee" w:date="2015-05-08T17:31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02" w:author="wait lee" w:date="2015-05-08T17:31:00Z"/>
              </w:rPr>
            </w:pPr>
            <w:ins w:id="1003" w:author="wait lee" w:date="2015-05-08T17:31:00Z">
              <w:r>
                <w:rPr>
                  <w:rFonts w:hint="eastAsia"/>
                </w:rPr>
                <w:t>报案悬赏金额</w:t>
              </w:r>
            </w:ins>
          </w:p>
        </w:tc>
      </w:tr>
      <w:tr w:rsidR="008A3BFD" w:rsidTr="006529AF">
        <w:trPr>
          <w:ins w:id="1004" w:author="wait lee" w:date="2015-05-08T17:31:00Z"/>
        </w:trPr>
        <w:tc>
          <w:tcPr>
            <w:tcW w:w="66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05" w:author="wait lee" w:date="2015-05-08T17:31:00Z"/>
              </w:rPr>
            </w:pPr>
            <w:ins w:id="1006" w:author="wait lee" w:date="2015-05-08T18:03:00Z">
              <w:r>
                <w:rPr>
                  <w:rFonts w:hint="eastAsia"/>
                </w:rPr>
                <w:t>5</w:t>
              </w:r>
            </w:ins>
          </w:p>
        </w:tc>
        <w:tc>
          <w:tcPr>
            <w:tcW w:w="1177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07" w:author="wait lee" w:date="2015-05-08T17:31:00Z"/>
              </w:rPr>
            </w:pPr>
            <w:ins w:id="1008" w:author="wait lee" w:date="2015-05-08T17:31:00Z">
              <w:r>
                <w:rPr>
                  <w:rFonts w:hint="eastAsia"/>
                </w:rPr>
                <w:t>发现者</w:t>
              </w:r>
              <w:r>
                <w:rPr>
                  <w:rFonts w:hint="eastAsia"/>
                </w:rPr>
                <w:t>id</w:t>
              </w:r>
            </w:ins>
          </w:p>
        </w:tc>
        <w:tc>
          <w:tcPr>
            <w:tcW w:w="170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09" w:author="wait lee" w:date="2015-05-08T17:31:00Z"/>
              </w:rPr>
            </w:pPr>
            <w:proofErr w:type="spellStart"/>
            <w:ins w:id="1010" w:author="wait lee" w:date="2015-05-08T17:31:00Z">
              <w:r>
                <w:t>discovery_id</w:t>
              </w:r>
              <w:proofErr w:type="spellEnd"/>
            </w:ins>
          </w:p>
        </w:tc>
        <w:tc>
          <w:tcPr>
            <w:tcW w:w="1418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11" w:author="wait lee" w:date="2015-05-08T17:31:00Z"/>
              </w:rPr>
            </w:pPr>
            <w:proofErr w:type="spellStart"/>
            <w:ins w:id="1012" w:author="wait lee" w:date="2015-05-08T17:31:00Z">
              <w:r>
                <w:t>v</w:t>
              </w:r>
              <w:r w:rsidRPr="00BA1860">
                <w:rPr>
                  <w:rFonts w:hint="eastAsia"/>
                </w:rPr>
                <w:t>archar</w:t>
              </w:r>
              <w:proofErr w:type="spellEnd"/>
              <w:r>
                <w:rPr>
                  <w:rFonts w:hint="eastAsia"/>
                </w:rPr>
                <w:t>(</w:t>
              </w:r>
              <w:r w:rsidRPr="00BA1860">
                <w:rPr>
                  <w:rFonts w:hint="eastAsia"/>
                </w:rP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708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13" w:author="wait lee" w:date="2015-05-08T17:31:00Z"/>
              </w:rPr>
            </w:pPr>
            <w:proofErr w:type="gramStart"/>
            <w:ins w:id="1014" w:author="wait lee" w:date="2015-05-08T17:31:00Z">
              <w:r>
                <w:rPr>
                  <w:rFonts w:hint="eastAsia"/>
                </w:rPr>
                <w:t>外键</w:t>
              </w:r>
              <w:proofErr w:type="gramEnd"/>
            </w:ins>
          </w:p>
        </w:tc>
        <w:tc>
          <w:tcPr>
            <w:tcW w:w="263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15" w:author="wait lee" w:date="2015-05-08T17:31:00Z"/>
              </w:rPr>
            </w:pPr>
            <w:ins w:id="1016" w:author="wait lee" w:date="2015-05-08T17:31:00Z">
              <w:r>
                <w:rPr>
                  <w:rFonts w:hint="eastAsia"/>
                </w:rPr>
                <w:t>报案发现者</w:t>
              </w:r>
              <w:r>
                <w:rPr>
                  <w:rFonts w:hint="eastAsia"/>
                </w:rPr>
                <w:t>id</w:t>
              </w:r>
            </w:ins>
          </w:p>
        </w:tc>
      </w:tr>
      <w:tr w:rsidR="008A3BFD" w:rsidTr="006529AF">
        <w:trPr>
          <w:ins w:id="1017" w:author="wait lee" w:date="2015-05-08T17:31:00Z"/>
        </w:trPr>
        <w:tc>
          <w:tcPr>
            <w:tcW w:w="66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18" w:author="wait lee" w:date="2015-05-08T17:31:00Z"/>
              </w:rPr>
            </w:pPr>
            <w:ins w:id="1019" w:author="wait lee" w:date="2015-05-08T18:03:00Z">
              <w:r>
                <w:rPr>
                  <w:rFonts w:hint="eastAsia"/>
                </w:rPr>
                <w:t>6</w:t>
              </w:r>
            </w:ins>
          </w:p>
        </w:tc>
        <w:tc>
          <w:tcPr>
            <w:tcW w:w="1177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20" w:author="wait lee" w:date="2015-05-08T17:31:00Z"/>
              </w:rPr>
            </w:pPr>
            <w:ins w:id="1021" w:author="wait lee" w:date="2015-05-08T17:31:00Z">
              <w:r>
                <w:rPr>
                  <w:rFonts w:hint="eastAsia"/>
                </w:rPr>
                <w:t>发现地点</w:t>
              </w:r>
            </w:ins>
          </w:p>
        </w:tc>
        <w:tc>
          <w:tcPr>
            <w:tcW w:w="170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22" w:author="wait lee" w:date="2015-05-08T17:31:00Z"/>
              </w:rPr>
            </w:pPr>
            <w:proofErr w:type="spellStart"/>
            <w:ins w:id="1023" w:author="wait lee" w:date="2015-05-08T17:31:00Z">
              <w:r>
                <w:t>discovery_place</w:t>
              </w:r>
              <w:proofErr w:type="spellEnd"/>
            </w:ins>
          </w:p>
        </w:tc>
        <w:tc>
          <w:tcPr>
            <w:tcW w:w="1418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24" w:author="wait lee" w:date="2015-05-08T17:31:00Z"/>
              </w:rPr>
            </w:pPr>
            <w:proofErr w:type="spellStart"/>
            <w:ins w:id="1025" w:author="wait lee" w:date="2015-05-08T17:31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(200)</w:t>
              </w:r>
            </w:ins>
          </w:p>
        </w:tc>
        <w:tc>
          <w:tcPr>
            <w:tcW w:w="708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26" w:author="wait lee" w:date="2015-05-08T17:31:00Z"/>
              </w:rPr>
            </w:pPr>
            <w:ins w:id="1027" w:author="wait lee" w:date="2015-05-08T17:31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8A3BFD" w:rsidRDefault="008A3BFD" w:rsidP="008A3BFD">
            <w:pPr>
              <w:pStyle w:val="a3"/>
              <w:spacing w:line="276" w:lineRule="auto"/>
              <w:ind w:firstLineChars="0" w:firstLine="0"/>
              <w:rPr>
                <w:ins w:id="1028" w:author="wait lee" w:date="2015-05-08T17:31:00Z"/>
              </w:rPr>
            </w:pPr>
            <w:ins w:id="1029" w:author="wait lee" w:date="2015-05-08T17:31:00Z">
              <w:r>
                <w:rPr>
                  <w:rFonts w:hint="eastAsia"/>
                </w:rPr>
                <w:t>报案发现地点</w:t>
              </w:r>
            </w:ins>
          </w:p>
        </w:tc>
      </w:tr>
      <w:tr w:rsidR="0019240E" w:rsidTr="006529AF">
        <w:trPr>
          <w:ins w:id="1030" w:author="wait lee" w:date="2015-05-08T17:31:00Z"/>
        </w:trPr>
        <w:tc>
          <w:tcPr>
            <w:tcW w:w="661" w:type="dxa"/>
          </w:tcPr>
          <w:p w:rsidR="0019240E" w:rsidRDefault="008A3BFD" w:rsidP="006529AF">
            <w:pPr>
              <w:pStyle w:val="a3"/>
              <w:spacing w:line="276" w:lineRule="auto"/>
              <w:ind w:firstLineChars="0" w:firstLine="0"/>
              <w:rPr>
                <w:ins w:id="1031" w:author="wait lee" w:date="2015-05-08T17:31:00Z"/>
              </w:rPr>
            </w:pPr>
            <w:ins w:id="1032" w:author="wait lee" w:date="2015-05-08T18:04:00Z">
              <w:r>
                <w:rPr>
                  <w:rFonts w:hint="eastAsia"/>
                </w:rPr>
                <w:t>7</w:t>
              </w:r>
            </w:ins>
          </w:p>
        </w:tc>
        <w:tc>
          <w:tcPr>
            <w:tcW w:w="1177" w:type="dxa"/>
          </w:tcPr>
          <w:p w:rsidR="0019240E" w:rsidRDefault="00457C2B" w:rsidP="006529AF">
            <w:pPr>
              <w:pStyle w:val="a3"/>
              <w:spacing w:line="276" w:lineRule="auto"/>
              <w:ind w:firstLineChars="0" w:firstLine="0"/>
              <w:rPr>
                <w:ins w:id="1033" w:author="wait lee" w:date="2015-05-08T17:31:00Z"/>
              </w:rPr>
            </w:pPr>
            <w:ins w:id="1034" w:author="wait lee" w:date="2015-05-08T17:33:00Z">
              <w:r>
                <w:t>报案</w:t>
              </w:r>
            </w:ins>
            <w:ins w:id="1035" w:author="wait lee" w:date="2015-05-08T17:31:00Z">
              <w:r w:rsidR="0019240E">
                <w:rPr>
                  <w:rFonts w:hint="eastAsia"/>
                </w:rPr>
                <w:t>状态</w:t>
              </w:r>
            </w:ins>
          </w:p>
        </w:tc>
        <w:tc>
          <w:tcPr>
            <w:tcW w:w="1701" w:type="dxa"/>
          </w:tcPr>
          <w:p w:rsidR="0019240E" w:rsidRDefault="00060116" w:rsidP="006529AF">
            <w:pPr>
              <w:pStyle w:val="a3"/>
              <w:spacing w:line="276" w:lineRule="auto"/>
              <w:ind w:firstLineChars="0" w:firstLine="0"/>
              <w:rPr>
                <w:ins w:id="1036" w:author="wait lee" w:date="2015-05-08T17:31:00Z"/>
              </w:rPr>
            </w:pPr>
            <w:ins w:id="1037" w:author="wait lee" w:date="2015-05-08T17:31:00Z">
              <w:r>
                <w:t>S</w:t>
              </w:r>
              <w:r w:rsidR="0019240E">
                <w:rPr>
                  <w:rFonts w:hint="eastAsia"/>
                </w:rPr>
                <w:t>tatus</w:t>
              </w:r>
            </w:ins>
          </w:p>
        </w:tc>
        <w:tc>
          <w:tcPr>
            <w:tcW w:w="1418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1038" w:author="wait lee" w:date="2015-05-08T17:31:00Z"/>
              </w:rPr>
            </w:pPr>
            <w:proofErr w:type="spellStart"/>
            <w:ins w:id="1039" w:author="wait lee" w:date="2015-05-08T17:31:00Z">
              <w:r>
                <w:rPr>
                  <w:rFonts w:hint="eastAsia"/>
                </w:rPr>
                <w:t>int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3)</w:t>
              </w:r>
            </w:ins>
          </w:p>
        </w:tc>
        <w:tc>
          <w:tcPr>
            <w:tcW w:w="708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1040" w:author="wait lee" w:date="2015-05-08T17:31:00Z"/>
              </w:rPr>
            </w:pPr>
            <w:ins w:id="1041" w:author="wait lee" w:date="2015-05-08T17:31:00Z">
              <w:r>
                <w:rPr>
                  <w:rFonts w:hint="eastAsia"/>
                </w:rPr>
                <w:t>非空</w:t>
              </w:r>
            </w:ins>
          </w:p>
        </w:tc>
        <w:tc>
          <w:tcPr>
            <w:tcW w:w="2631" w:type="dxa"/>
          </w:tcPr>
          <w:p w:rsidR="0019240E" w:rsidRDefault="0019240E" w:rsidP="006529AF">
            <w:pPr>
              <w:pStyle w:val="a3"/>
              <w:spacing w:line="276" w:lineRule="auto"/>
              <w:ind w:firstLineChars="0" w:firstLine="0"/>
              <w:rPr>
                <w:ins w:id="1042" w:author="wait lee" w:date="2015-05-08T17:31:00Z"/>
              </w:rPr>
            </w:pPr>
            <w:ins w:id="1043" w:author="wait lee" w:date="2015-05-08T17:31:00Z">
              <w:r>
                <w:rPr>
                  <w:rFonts w:hint="eastAsia"/>
                </w:rPr>
                <w:t>该</w:t>
              </w:r>
            </w:ins>
            <w:ins w:id="1044" w:author="wait lee" w:date="2015-05-08T17:34:00Z">
              <w:r w:rsidR="00457C2B">
                <w:rPr>
                  <w:rFonts w:hint="eastAsia"/>
                </w:rPr>
                <w:t>报案</w:t>
              </w:r>
            </w:ins>
            <w:ins w:id="1045" w:author="wait lee" w:date="2015-05-08T17:31:00Z">
              <w:r>
                <w:rPr>
                  <w:rFonts w:hint="eastAsia"/>
                </w:rPr>
                <w:t>所处状态</w:t>
              </w:r>
            </w:ins>
          </w:p>
        </w:tc>
      </w:tr>
    </w:tbl>
    <w:p w:rsidR="00B05F4F" w:rsidRDefault="00B05F4F" w:rsidP="00290F86">
      <w:pPr>
        <w:pStyle w:val="a3"/>
        <w:spacing w:line="276" w:lineRule="auto"/>
        <w:ind w:leftChars="200" w:left="420" w:firstLineChars="0" w:firstLine="0"/>
        <w:rPr>
          <w:ins w:id="1046" w:author="sl" w:date="2015-05-08T14:03:00Z"/>
        </w:rPr>
      </w:pPr>
      <w:r>
        <w:t>优惠券表</w:t>
      </w:r>
    </w:p>
    <w:p w:rsidR="000E18BE" w:rsidRPr="006C110F" w:rsidRDefault="000E18BE" w:rsidP="00290F86">
      <w:pPr>
        <w:pStyle w:val="a3"/>
        <w:spacing w:line="276" w:lineRule="auto"/>
        <w:ind w:leftChars="200" w:left="420" w:firstLineChars="0" w:firstLine="0"/>
        <w:rPr>
          <w:ins w:id="1047" w:author="sl" w:date="2015-05-08T14:03:00Z"/>
          <w:color w:val="FF0000"/>
          <w:rPrChange w:id="1048" w:author="wait lee" w:date="2015-05-08T16:51:00Z">
            <w:rPr>
              <w:ins w:id="1049" w:author="sl" w:date="2015-05-08T14:03:00Z"/>
            </w:rPr>
          </w:rPrChange>
        </w:rPr>
      </w:pPr>
      <w:ins w:id="1050" w:author="sl" w:date="2015-05-08T14:03:00Z">
        <w:r w:rsidRPr="006C110F">
          <w:rPr>
            <w:rFonts w:hint="eastAsia"/>
            <w:color w:val="FF0000"/>
            <w:rPrChange w:id="1051" w:author="wait lee" w:date="2015-05-08T16:51:00Z">
              <w:rPr>
                <w:rFonts w:hint="eastAsia"/>
              </w:rPr>
            </w:rPrChange>
          </w:rPr>
          <w:lastRenderedPageBreak/>
          <w:t>需要增加：</w:t>
        </w:r>
      </w:ins>
    </w:p>
    <w:p w:rsidR="000E18BE" w:rsidRDefault="000E18BE">
      <w:pPr>
        <w:pStyle w:val="a3"/>
        <w:numPr>
          <w:ilvl w:val="0"/>
          <w:numId w:val="12"/>
        </w:numPr>
        <w:spacing w:line="276" w:lineRule="auto"/>
        <w:ind w:firstLineChars="0"/>
        <w:rPr>
          <w:ins w:id="1052" w:author="wait lee" w:date="2015-05-08T17:52:00Z"/>
          <w:color w:val="FF0000"/>
        </w:rPr>
        <w:pPrChange w:id="1053" w:author="sl" w:date="2015-05-08T14:07:00Z">
          <w:pPr>
            <w:pStyle w:val="a3"/>
            <w:spacing w:line="276" w:lineRule="auto"/>
            <w:ind w:leftChars="200" w:left="420" w:firstLineChars="0" w:firstLine="0"/>
          </w:pPr>
        </w:pPrChange>
      </w:pPr>
      <w:ins w:id="1054" w:author="sl" w:date="2015-05-08T14:03:00Z">
        <w:r w:rsidRPr="006C110F">
          <w:rPr>
            <w:rFonts w:hint="eastAsia"/>
            <w:color w:val="FF0000"/>
            <w:rPrChange w:id="1055" w:author="wait lee" w:date="2015-05-08T16:51:00Z">
              <w:rPr>
                <w:rFonts w:hint="eastAsia"/>
              </w:rPr>
            </w:rPrChange>
          </w:rPr>
          <w:t>优惠卷的</w:t>
        </w:r>
      </w:ins>
      <w:ins w:id="1056" w:author="sl" w:date="2015-05-08T14:07:00Z">
        <w:r w:rsidR="00DC1C63" w:rsidRPr="006C110F">
          <w:rPr>
            <w:rFonts w:hint="eastAsia"/>
            <w:color w:val="FF0000"/>
            <w:rPrChange w:id="1057" w:author="wait lee" w:date="2015-05-08T16:51:00Z">
              <w:rPr>
                <w:rFonts w:hint="eastAsia"/>
              </w:rPr>
            </w:rPrChange>
          </w:rPr>
          <w:t>发放者</w:t>
        </w:r>
      </w:ins>
      <w:ins w:id="1058" w:author="sl" w:date="2015-05-08T14:08:00Z">
        <w:r w:rsidR="00DC1C63" w:rsidRPr="006C110F">
          <w:rPr>
            <w:rFonts w:hint="eastAsia"/>
            <w:color w:val="FF0000"/>
            <w:rPrChange w:id="1059" w:author="wait lee" w:date="2015-05-08T16:51:00Z">
              <w:rPr>
                <w:rFonts w:hint="eastAsia"/>
              </w:rPr>
            </w:rPrChange>
          </w:rPr>
          <w:t>和发放者相关的信息包括公司名，</w:t>
        </w:r>
        <w:r w:rsidR="00DC1C63" w:rsidRPr="006C110F">
          <w:rPr>
            <w:color w:val="FF0000"/>
            <w:rPrChange w:id="1060" w:author="wait lee" w:date="2015-05-08T16:51:00Z">
              <w:rPr/>
            </w:rPrChange>
          </w:rPr>
          <w:t xml:space="preserve"> </w:t>
        </w:r>
        <w:r w:rsidR="00DC1C63" w:rsidRPr="006C110F">
          <w:rPr>
            <w:rFonts w:hint="eastAsia"/>
            <w:color w:val="FF0000"/>
            <w:rPrChange w:id="1061" w:author="wait lee" w:date="2015-05-08T16:51:00Z">
              <w:rPr>
                <w:rFonts w:hint="eastAsia"/>
              </w:rPr>
            </w:rPrChange>
          </w:rPr>
          <w:t>优惠卷的信息，</w:t>
        </w:r>
        <w:r w:rsidR="00DC1C63" w:rsidRPr="006C110F">
          <w:rPr>
            <w:color w:val="FF0000"/>
            <w:rPrChange w:id="1062" w:author="wait lee" w:date="2015-05-08T16:51:00Z">
              <w:rPr/>
            </w:rPrChange>
          </w:rPr>
          <w:t xml:space="preserve"> </w:t>
        </w:r>
        <w:r w:rsidR="00DC1C63" w:rsidRPr="006C110F">
          <w:rPr>
            <w:rFonts w:hint="eastAsia"/>
            <w:color w:val="FF0000"/>
            <w:rPrChange w:id="1063" w:author="wait lee" w:date="2015-05-08T16:51:00Z">
              <w:rPr>
                <w:rFonts w:hint="eastAsia"/>
              </w:rPr>
            </w:rPrChange>
          </w:rPr>
          <w:t>联系人，</w:t>
        </w:r>
      </w:ins>
      <w:ins w:id="1064" w:author="sl" w:date="2015-05-08T14:10:00Z">
        <w:r w:rsidR="00DC1C63" w:rsidRPr="006C110F">
          <w:rPr>
            <w:rFonts w:hint="eastAsia"/>
            <w:color w:val="FF0000"/>
            <w:rPrChange w:id="1065" w:author="wait lee" w:date="2015-05-08T16:51:00Z">
              <w:rPr>
                <w:rFonts w:hint="eastAsia"/>
              </w:rPr>
            </w:rPrChange>
          </w:rPr>
          <w:t>总数</w:t>
        </w:r>
      </w:ins>
      <w:ins w:id="1066" w:author="sl" w:date="2015-05-08T14:08:00Z">
        <w:r w:rsidR="00DC1C63" w:rsidRPr="006C110F">
          <w:rPr>
            <w:color w:val="FF0000"/>
            <w:rPrChange w:id="1067" w:author="wait lee" w:date="2015-05-08T16:51:00Z">
              <w:rPr/>
            </w:rPrChange>
          </w:rPr>
          <w:t xml:space="preserve"> </w:t>
        </w:r>
        <w:r w:rsidR="00DC1C63" w:rsidRPr="006C110F">
          <w:rPr>
            <w:rFonts w:hint="eastAsia"/>
            <w:color w:val="FF0000"/>
            <w:rPrChange w:id="1068" w:author="wait lee" w:date="2015-05-08T16:51:00Z">
              <w:rPr>
                <w:rFonts w:hint="eastAsia"/>
              </w:rPr>
            </w:rPrChange>
          </w:rPr>
          <w:t>金额</w:t>
        </w:r>
      </w:ins>
      <w:ins w:id="1069" w:author="sl" w:date="2015-05-08T14:13:00Z">
        <w:r w:rsidR="00DC1C63" w:rsidRPr="006C110F">
          <w:rPr>
            <w:rFonts w:hint="eastAsia"/>
            <w:color w:val="FF0000"/>
            <w:rPrChange w:id="1070" w:author="wait lee" w:date="2015-05-08T16:51:00Z">
              <w:rPr>
                <w:rFonts w:hint="eastAsia"/>
              </w:rPr>
            </w:rPrChange>
          </w:rPr>
          <w:t>，</w:t>
        </w:r>
        <w:r w:rsidR="00DC1C63" w:rsidRPr="006C110F">
          <w:rPr>
            <w:color w:val="FF0000"/>
            <w:rPrChange w:id="1071" w:author="wait lee" w:date="2015-05-08T16:51:00Z">
              <w:rPr/>
            </w:rPrChange>
          </w:rPr>
          <w:t xml:space="preserve"> </w:t>
        </w:r>
        <w:r w:rsidR="00DC1C63" w:rsidRPr="006C110F">
          <w:rPr>
            <w:rFonts w:hint="eastAsia"/>
            <w:color w:val="FF0000"/>
            <w:rPrChange w:id="1072" w:author="wait lee" w:date="2015-05-08T16:51:00Z">
              <w:rPr>
                <w:rFonts w:hint="eastAsia"/>
              </w:rPr>
            </w:rPrChange>
          </w:rPr>
          <w:t>剩余数量</w:t>
        </w:r>
      </w:ins>
      <w:ins w:id="1073" w:author="sl" w:date="2015-05-08T14:08:00Z">
        <w:r w:rsidR="00DC1C63" w:rsidRPr="006C110F">
          <w:rPr>
            <w:rFonts w:hint="eastAsia"/>
            <w:color w:val="FF0000"/>
            <w:rPrChange w:id="1074" w:author="wait lee" w:date="2015-05-08T16:51:00Z">
              <w:rPr>
                <w:rFonts w:hint="eastAsia"/>
              </w:rPr>
            </w:rPrChange>
          </w:rPr>
          <w:t>等信息</w:t>
        </w:r>
      </w:ins>
    </w:p>
    <w:p w:rsidR="00F73AD1" w:rsidRPr="00F73AD1" w:rsidRDefault="009D70FE">
      <w:pPr>
        <w:pStyle w:val="a3"/>
        <w:spacing w:line="276" w:lineRule="auto"/>
        <w:ind w:left="950" w:firstLineChars="0" w:firstLine="0"/>
        <w:rPr>
          <w:ins w:id="1075" w:author="sl" w:date="2015-05-08T14:07:00Z"/>
          <w:color w:val="70AD47" w:themeColor="accent6"/>
          <w:rPrChange w:id="1076" w:author="wait lee" w:date="2015-05-08T17:53:00Z">
            <w:rPr>
              <w:ins w:id="1077" w:author="sl" w:date="2015-05-08T14:07:00Z"/>
            </w:rPr>
          </w:rPrChange>
        </w:rPr>
        <w:pPrChange w:id="1078" w:author="wait lee" w:date="2015-05-08T17:52:00Z">
          <w:pPr>
            <w:pStyle w:val="a3"/>
            <w:spacing w:line="276" w:lineRule="auto"/>
            <w:ind w:leftChars="200" w:left="420" w:firstLineChars="0" w:firstLine="0"/>
          </w:pPr>
        </w:pPrChange>
      </w:pPr>
      <w:ins w:id="1079" w:author="wait lee" w:date="2015-05-08T17:58:00Z">
        <w:r>
          <w:rPr>
            <w:color w:val="70AD47" w:themeColor="accent6"/>
          </w:rPr>
          <w:t>已经添加发放者公司名</w:t>
        </w:r>
        <w:proofErr w:type="spellStart"/>
        <w:r w:rsidRPr="009D70FE">
          <w:rPr>
            <w:color w:val="70AD47" w:themeColor="accent6"/>
            <w:rPrChange w:id="1080" w:author="wait lee" w:date="2015-05-08T17:58:00Z">
              <w:rPr/>
            </w:rPrChange>
          </w:rPr>
          <w:t>issue_company_name</w:t>
        </w:r>
        <w:proofErr w:type="spellEnd"/>
        <w:r w:rsidRPr="009D70FE">
          <w:rPr>
            <w:rFonts w:hint="eastAsia"/>
            <w:color w:val="70AD47" w:themeColor="accent6"/>
            <w:rPrChange w:id="1081" w:author="wait lee" w:date="2015-05-08T17:58:00Z">
              <w:rPr>
                <w:rFonts w:hint="eastAsia"/>
              </w:rPr>
            </w:rPrChange>
          </w:rPr>
          <w:t>字段</w:t>
        </w:r>
      </w:ins>
      <w:ins w:id="1082" w:author="wait lee" w:date="2015-05-08T17:59:00Z">
        <w:r>
          <w:rPr>
            <w:color w:val="70AD47" w:themeColor="accent6"/>
          </w:rPr>
          <w:t>、</w:t>
        </w:r>
      </w:ins>
      <w:ins w:id="1083" w:author="wait lee" w:date="2015-05-08T18:01:00Z">
        <w:r w:rsidR="007D2173">
          <w:rPr>
            <w:rFonts w:hint="eastAsia"/>
            <w:color w:val="70AD47" w:themeColor="accent6"/>
          </w:rPr>
          <w:t>联系人名字</w:t>
        </w:r>
        <w:proofErr w:type="spellStart"/>
        <w:r w:rsidR="007D2173">
          <w:rPr>
            <w:rFonts w:hint="eastAsia"/>
            <w:color w:val="70AD47" w:themeColor="accent6"/>
          </w:rPr>
          <w:t>contact_name</w:t>
        </w:r>
        <w:proofErr w:type="spellEnd"/>
        <w:r w:rsidR="007D2173">
          <w:rPr>
            <w:rFonts w:hint="eastAsia"/>
            <w:color w:val="70AD47" w:themeColor="accent6"/>
          </w:rPr>
          <w:t>字段、</w:t>
        </w:r>
      </w:ins>
      <w:ins w:id="1084" w:author="wait lee" w:date="2015-05-08T17:58:00Z">
        <w:r>
          <w:rPr>
            <w:color w:val="70AD47" w:themeColor="accent6"/>
          </w:rPr>
          <w:t>优惠券的总数</w:t>
        </w:r>
      </w:ins>
      <w:proofErr w:type="spellStart"/>
      <w:ins w:id="1085" w:author="wait lee" w:date="2015-05-08T17:59:00Z">
        <w:r>
          <w:rPr>
            <w:color w:val="70AD47" w:themeColor="accent6"/>
          </w:rPr>
          <w:t>total_num</w:t>
        </w:r>
        <w:proofErr w:type="spellEnd"/>
        <w:r>
          <w:rPr>
            <w:color w:val="70AD47" w:themeColor="accent6"/>
          </w:rPr>
          <w:t>字段、金额</w:t>
        </w:r>
        <w:proofErr w:type="spellStart"/>
        <w:r>
          <w:rPr>
            <w:color w:val="70AD47" w:themeColor="accent6"/>
          </w:rPr>
          <w:t>account_money</w:t>
        </w:r>
        <w:proofErr w:type="spellEnd"/>
        <w:r>
          <w:rPr>
            <w:color w:val="70AD47" w:themeColor="accent6"/>
          </w:rPr>
          <w:t>字段和剩余数量</w:t>
        </w:r>
        <w:proofErr w:type="spellStart"/>
        <w:r>
          <w:rPr>
            <w:color w:val="70AD47" w:themeColor="accent6"/>
          </w:rPr>
          <w:t>remain_num</w:t>
        </w:r>
        <w:proofErr w:type="spellEnd"/>
        <w:r>
          <w:rPr>
            <w:color w:val="70AD47" w:themeColor="accent6"/>
          </w:rPr>
          <w:t>字段</w:t>
        </w:r>
      </w:ins>
      <w:ins w:id="1086" w:author="wait lee" w:date="2015-05-08T18:00:00Z">
        <w:r>
          <w:rPr>
            <w:color w:val="70AD47" w:themeColor="accent6"/>
          </w:rPr>
          <w:t>。</w:t>
        </w:r>
      </w:ins>
      <w:ins w:id="1087" w:author="wait lee" w:date="2015-05-08T18:02:00Z">
        <w:r w:rsidR="00254257">
          <w:rPr>
            <w:color w:val="70AD47" w:themeColor="accent6"/>
          </w:rPr>
          <w:t>如果</w:t>
        </w:r>
      </w:ins>
      <w:ins w:id="1088" w:author="wait lee" w:date="2015-05-08T18:01:00Z">
        <w:r w:rsidR="00254257">
          <w:rPr>
            <w:color w:val="70AD47" w:themeColor="accent6"/>
          </w:rPr>
          <w:t>还需要</w:t>
        </w:r>
      </w:ins>
      <w:ins w:id="1089" w:author="wait lee" w:date="2015-05-08T18:02:00Z">
        <w:r w:rsidR="00254257">
          <w:rPr>
            <w:color w:val="70AD47" w:themeColor="accent6"/>
          </w:rPr>
          <w:t>添加的，</w:t>
        </w:r>
      </w:ins>
      <w:ins w:id="1090" w:author="wait lee" w:date="2015-05-08T18:06:00Z">
        <w:r w:rsidR="00705226">
          <w:rPr>
            <w:color w:val="70AD47" w:themeColor="accent6"/>
          </w:rPr>
          <w:t>还</w:t>
        </w:r>
      </w:ins>
      <w:ins w:id="1091" w:author="wait lee" w:date="2015-05-08T18:02:00Z">
        <w:r w:rsidR="00254257">
          <w:rPr>
            <w:color w:val="70AD47" w:themeColor="accent6"/>
          </w:rPr>
          <w:t>请明确</w:t>
        </w:r>
        <w:r w:rsidR="00E438A2">
          <w:rPr>
            <w:color w:val="70AD47" w:themeColor="accent6"/>
          </w:rPr>
          <w:t>指出。</w:t>
        </w:r>
      </w:ins>
    </w:p>
    <w:p w:rsidR="00DC1C63" w:rsidRDefault="00DC1C63">
      <w:pPr>
        <w:pStyle w:val="a3"/>
        <w:numPr>
          <w:ilvl w:val="0"/>
          <w:numId w:val="12"/>
        </w:numPr>
        <w:spacing w:line="276" w:lineRule="auto"/>
        <w:ind w:firstLineChars="0"/>
        <w:rPr>
          <w:ins w:id="1092" w:author="wait lee" w:date="2015-05-08T17:29:00Z"/>
          <w:color w:val="FF0000"/>
        </w:rPr>
        <w:pPrChange w:id="1093" w:author="sl" w:date="2015-05-08T14:09:00Z">
          <w:pPr>
            <w:pStyle w:val="a3"/>
            <w:spacing w:line="276" w:lineRule="auto"/>
            <w:ind w:leftChars="200" w:left="420" w:firstLineChars="0" w:firstLine="0"/>
          </w:pPr>
        </w:pPrChange>
      </w:pPr>
      <w:ins w:id="1094" w:author="sl" w:date="2015-05-08T14:14:00Z">
        <w:r w:rsidRPr="006C110F">
          <w:rPr>
            <w:rFonts w:hint="eastAsia"/>
            <w:color w:val="FF0000"/>
            <w:rPrChange w:id="1095" w:author="wait lee" w:date="2015-05-08T16:51:00Z">
              <w:rPr>
                <w:rFonts w:hint="eastAsia"/>
              </w:rPr>
            </w:rPrChange>
          </w:rPr>
          <w:t>每一个优惠卷领取</w:t>
        </w:r>
      </w:ins>
      <w:ins w:id="1096" w:author="sl" w:date="2015-05-08T14:19:00Z">
        <w:r w:rsidR="007605C8" w:rsidRPr="006C110F">
          <w:rPr>
            <w:rFonts w:hint="eastAsia"/>
            <w:color w:val="FF0000"/>
            <w:rPrChange w:id="1097" w:author="wait lee" w:date="2015-05-08T16:51:00Z">
              <w:rPr>
                <w:rFonts w:hint="eastAsia"/>
              </w:rPr>
            </w:rPrChange>
          </w:rPr>
          <w:t>（发放）</w:t>
        </w:r>
      </w:ins>
      <w:ins w:id="1098" w:author="sl" w:date="2015-05-08T14:14:00Z">
        <w:r w:rsidRPr="006C110F">
          <w:rPr>
            <w:rFonts w:hint="eastAsia"/>
            <w:color w:val="FF0000"/>
            <w:rPrChange w:id="1099" w:author="wait lee" w:date="2015-05-08T16:51:00Z">
              <w:rPr>
                <w:rFonts w:hint="eastAsia"/>
              </w:rPr>
            </w:rPrChange>
          </w:rPr>
          <w:t>的记录</w:t>
        </w:r>
        <w:r w:rsidRPr="006C110F">
          <w:rPr>
            <w:color w:val="FF0000"/>
            <w:rPrChange w:id="1100" w:author="wait lee" w:date="2015-05-08T16:51:00Z">
              <w:rPr/>
            </w:rPrChange>
          </w:rPr>
          <w:t>ID</w:t>
        </w:r>
        <w:r w:rsidRPr="006C110F">
          <w:rPr>
            <w:rFonts w:hint="eastAsia"/>
            <w:color w:val="FF0000"/>
            <w:rPrChange w:id="1101" w:author="wait lee" w:date="2015-05-08T16:51:00Z">
              <w:rPr>
                <w:rFonts w:hint="eastAsia"/>
              </w:rPr>
            </w:rPrChange>
          </w:rPr>
          <w:t>（领取者的</w:t>
        </w:r>
        <w:r w:rsidRPr="006C110F">
          <w:rPr>
            <w:color w:val="FF0000"/>
            <w:rPrChange w:id="1102" w:author="wait lee" w:date="2015-05-08T16:51:00Z">
              <w:rPr/>
            </w:rPrChange>
          </w:rPr>
          <w:t>ID</w:t>
        </w:r>
        <w:r w:rsidRPr="006C110F">
          <w:rPr>
            <w:rFonts w:hint="eastAsia"/>
            <w:color w:val="FF0000"/>
            <w:rPrChange w:id="1103" w:author="wait lee" w:date="2015-05-08T16:51:00Z">
              <w:rPr>
                <w:rFonts w:hint="eastAsia"/>
              </w:rPr>
            </w:rPrChange>
          </w:rPr>
          <w:t>，</w:t>
        </w:r>
        <w:r w:rsidRPr="006C110F">
          <w:rPr>
            <w:color w:val="FF0000"/>
            <w:rPrChange w:id="1104" w:author="wait lee" w:date="2015-05-08T16:51:00Z">
              <w:rPr/>
            </w:rPrChange>
          </w:rPr>
          <w:t xml:space="preserve"> </w:t>
        </w:r>
        <w:r w:rsidRPr="006C110F">
          <w:rPr>
            <w:rFonts w:hint="eastAsia"/>
            <w:color w:val="FF0000"/>
            <w:rPrChange w:id="1105" w:author="wait lee" w:date="2015-05-08T16:51:00Z">
              <w:rPr>
                <w:rFonts w:hint="eastAsia"/>
              </w:rPr>
            </w:rPrChange>
          </w:rPr>
          <w:t>时间等）</w:t>
        </w:r>
      </w:ins>
    </w:p>
    <w:p w:rsidR="00386E3B" w:rsidRPr="00386E3B" w:rsidRDefault="00386E3B">
      <w:pPr>
        <w:pStyle w:val="a3"/>
        <w:spacing w:line="276" w:lineRule="auto"/>
        <w:ind w:left="950" w:firstLineChars="0" w:firstLine="0"/>
        <w:rPr>
          <w:color w:val="70AD47" w:themeColor="accent6"/>
          <w:rPrChange w:id="1106" w:author="wait lee" w:date="2015-05-08T17:29:00Z">
            <w:rPr/>
          </w:rPrChange>
        </w:rPr>
        <w:pPrChange w:id="1107" w:author="wait lee" w:date="2015-05-08T17:29:00Z">
          <w:pPr>
            <w:pStyle w:val="a3"/>
            <w:spacing w:line="276" w:lineRule="auto"/>
            <w:ind w:leftChars="200" w:left="420" w:firstLineChars="0" w:firstLine="0"/>
          </w:pPr>
        </w:pPrChange>
      </w:pPr>
      <w:ins w:id="1108" w:author="wait lee" w:date="2015-05-08T17:29:00Z">
        <w:r w:rsidRPr="00386E3B">
          <w:rPr>
            <w:rFonts w:hint="eastAsia"/>
            <w:color w:val="70AD47" w:themeColor="accent6"/>
            <w:rPrChange w:id="1109" w:author="wait lee" w:date="2015-05-08T17:29:00Z">
              <w:rPr>
                <w:rFonts w:hint="eastAsia"/>
                <w:color w:val="FF0000"/>
              </w:rPr>
            </w:rPrChange>
          </w:rPr>
          <w:t>优惠券</w:t>
        </w:r>
        <w:proofErr w:type="gramStart"/>
        <w:r w:rsidRPr="00386E3B">
          <w:rPr>
            <w:rFonts w:hint="eastAsia"/>
            <w:color w:val="70AD47" w:themeColor="accent6"/>
            <w:rPrChange w:id="1110" w:author="wait lee" w:date="2015-05-08T17:29:00Z">
              <w:rPr>
                <w:rFonts w:hint="eastAsia"/>
                <w:color w:val="FF0000"/>
              </w:rPr>
            </w:rPrChange>
          </w:rPr>
          <w:t>跟用户</w:t>
        </w:r>
        <w:proofErr w:type="gramEnd"/>
        <w:r w:rsidRPr="00386E3B">
          <w:rPr>
            <w:rFonts w:hint="eastAsia"/>
            <w:color w:val="70AD47" w:themeColor="accent6"/>
            <w:rPrChange w:id="1111" w:author="wait lee" w:date="2015-05-08T17:29:00Z">
              <w:rPr>
                <w:rFonts w:hint="eastAsia"/>
                <w:color w:val="FF0000"/>
              </w:rPr>
            </w:rPrChange>
          </w:rPr>
          <w:t>之间的关系在优惠券用户表中体现</w:t>
        </w:r>
      </w:ins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61"/>
        <w:gridCol w:w="1177"/>
        <w:gridCol w:w="1701"/>
        <w:gridCol w:w="1276"/>
        <w:gridCol w:w="850"/>
        <w:gridCol w:w="2631"/>
      </w:tblGrid>
      <w:tr w:rsidR="006E3815" w:rsidTr="0097399F">
        <w:tc>
          <w:tcPr>
            <w:tcW w:w="661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177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逻辑字段</w:t>
            </w:r>
          </w:p>
        </w:tc>
        <w:tc>
          <w:tcPr>
            <w:tcW w:w="1701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物理字段</w:t>
            </w:r>
          </w:p>
        </w:tc>
        <w:tc>
          <w:tcPr>
            <w:tcW w:w="1276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规则</w:t>
            </w:r>
          </w:p>
        </w:tc>
        <w:tc>
          <w:tcPr>
            <w:tcW w:w="2631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字段说明</w:t>
            </w:r>
          </w:p>
        </w:tc>
      </w:tr>
      <w:tr w:rsidR="006E3815" w:rsidTr="0097399F">
        <w:tc>
          <w:tcPr>
            <w:tcW w:w="661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77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优惠券</w:t>
            </w:r>
            <w:r>
              <w:rPr>
                <w:rFonts w:hint="eastAsia"/>
              </w:rPr>
              <w:t>id</w:t>
            </w:r>
          </w:p>
        </w:tc>
        <w:tc>
          <w:tcPr>
            <w:tcW w:w="1701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coupon_id</w:t>
            </w:r>
            <w:proofErr w:type="spellEnd"/>
          </w:p>
        </w:tc>
        <w:tc>
          <w:tcPr>
            <w:tcW w:w="1276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850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631" w:type="dxa"/>
          </w:tcPr>
          <w:p w:rsidR="006E3815" w:rsidRDefault="00166FBE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具有唯一性，标识优惠券</w:t>
            </w:r>
          </w:p>
        </w:tc>
      </w:tr>
      <w:tr w:rsidR="006E3815" w:rsidTr="0097399F">
        <w:tc>
          <w:tcPr>
            <w:tcW w:w="661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77" w:type="dxa"/>
          </w:tcPr>
          <w:p w:rsidR="006E3815" w:rsidRDefault="00166FBE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 w:rsidR="006E3815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T</w:t>
            </w:r>
            <w:r w:rsidR="00166FBE">
              <w:t>ype</w:t>
            </w:r>
          </w:p>
        </w:tc>
        <w:tc>
          <w:tcPr>
            <w:tcW w:w="1276" w:type="dxa"/>
          </w:tcPr>
          <w:p w:rsidR="006E3815" w:rsidRDefault="00166FBE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int</w:t>
            </w:r>
            <w:proofErr w:type="spellEnd"/>
            <w:r>
              <w:rPr>
                <w:rFonts w:hint="eastAsia"/>
              </w:rPr>
              <w:t>(10</w:t>
            </w:r>
            <w:r w:rsidR="006E3815">
              <w:rPr>
                <w:rFonts w:hint="eastAsia"/>
              </w:rPr>
              <w:t>）</w:t>
            </w:r>
          </w:p>
        </w:tc>
        <w:tc>
          <w:tcPr>
            <w:tcW w:w="850" w:type="dxa"/>
          </w:tcPr>
          <w:p w:rsidR="006E3815" w:rsidRDefault="00166FBE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631" w:type="dxa"/>
          </w:tcPr>
          <w:p w:rsidR="006E3815" w:rsidRDefault="008A06A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优惠券类型</w:t>
            </w:r>
          </w:p>
        </w:tc>
      </w:tr>
      <w:tr w:rsidR="006E3815" w:rsidTr="0097399F">
        <w:tc>
          <w:tcPr>
            <w:tcW w:w="661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77" w:type="dxa"/>
          </w:tcPr>
          <w:p w:rsidR="006E3815" w:rsidRDefault="00166FBE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701" w:type="dxa"/>
          </w:tcPr>
          <w:p w:rsidR="006E3815" w:rsidRDefault="00166FBE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start_date</w:t>
            </w:r>
            <w:proofErr w:type="spellEnd"/>
          </w:p>
        </w:tc>
        <w:tc>
          <w:tcPr>
            <w:tcW w:w="1276" w:type="dxa"/>
          </w:tcPr>
          <w:p w:rsidR="006E3815" w:rsidRDefault="00A646FA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datatime</w:t>
            </w:r>
            <w:proofErr w:type="spellEnd"/>
          </w:p>
        </w:tc>
        <w:tc>
          <w:tcPr>
            <w:tcW w:w="850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631" w:type="dxa"/>
          </w:tcPr>
          <w:p w:rsidR="006E3815" w:rsidRDefault="008A06A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优惠券开始日期</w:t>
            </w:r>
          </w:p>
        </w:tc>
      </w:tr>
      <w:tr w:rsidR="006E3815" w:rsidTr="0097399F">
        <w:tc>
          <w:tcPr>
            <w:tcW w:w="661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177" w:type="dxa"/>
          </w:tcPr>
          <w:p w:rsidR="006E3815" w:rsidRDefault="00166FBE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结束日期</w:t>
            </w:r>
          </w:p>
        </w:tc>
        <w:tc>
          <w:tcPr>
            <w:tcW w:w="1701" w:type="dxa"/>
          </w:tcPr>
          <w:p w:rsidR="006E3815" w:rsidRDefault="00166FBE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end_date</w:t>
            </w:r>
            <w:proofErr w:type="spellEnd"/>
          </w:p>
        </w:tc>
        <w:tc>
          <w:tcPr>
            <w:tcW w:w="1276" w:type="dxa"/>
          </w:tcPr>
          <w:p w:rsidR="006E3815" w:rsidRDefault="00A646FA" w:rsidP="00A646FA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datatime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850" w:type="dxa"/>
          </w:tcPr>
          <w:p w:rsidR="006E3815" w:rsidRDefault="006E3815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631" w:type="dxa"/>
          </w:tcPr>
          <w:p w:rsidR="006E3815" w:rsidRDefault="008A06A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优惠券结束日期</w:t>
            </w:r>
          </w:p>
        </w:tc>
      </w:tr>
      <w:tr w:rsidR="00CC1F28" w:rsidTr="0097399F">
        <w:trPr>
          <w:ins w:id="1112" w:author="wait lee" w:date="2015-05-08T18:00:00Z"/>
        </w:trPr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13" w:author="wait lee" w:date="2015-05-08T18:00:00Z"/>
              </w:rPr>
            </w:pPr>
            <w:ins w:id="1114" w:author="wait lee" w:date="2015-05-08T18:04:00Z">
              <w:r>
                <w:rPr>
                  <w:rFonts w:hint="eastAsia"/>
                </w:rPr>
                <w:t>5</w:t>
              </w:r>
            </w:ins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15" w:author="wait lee" w:date="2015-05-08T18:00:00Z"/>
              </w:rPr>
            </w:pPr>
            <w:ins w:id="1116" w:author="wait lee" w:date="2015-05-08T18:00:00Z">
              <w:r>
                <w:t>联系人</w:t>
              </w:r>
            </w:ins>
          </w:p>
        </w:tc>
        <w:tc>
          <w:tcPr>
            <w:tcW w:w="170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17" w:author="wait lee" w:date="2015-05-08T18:00:00Z"/>
              </w:rPr>
            </w:pPr>
            <w:proofErr w:type="spellStart"/>
            <w:ins w:id="1118" w:author="wait lee" w:date="2015-05-08T18:00:00Z">
              <w:r>
                <w:t>c</w:t>
              </w:r>
              <w:r>
                <w:rPr>
                  <w:rFonts w:hint="eastAsia"/>
                </w:rPr>
                <w:t>ontact</w:t>
              </w:r>
            </w:ins>
            <w:ins w:id="1119" w:author="wait lee" w:date="2015-05-08T18:01:00Z">
              <w:r>
                <w:rPr>
                  <w:rFonts w:hint="eastAsia"/>
                </w:rPr>
                <w:t>_name</w:t>
              </w:r>
            </w:ins>
            <w:proofErr w:type="spellEnd"/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20" w:author="wait lee" w:date="2015-05-08T18:00:00Z"/>
              </w:rPr>
            </w:pPr>
            <w:proofErr w:type="spellStart"/>
            <w:ins w:id="1121" w:author="wait lee" w:date="2015-05-08T18:00:00Z">
              <w:r>
                <w:t>varchar</w:t>
              </w:r>
              <w:proofErr w:type="spellEnd"/>
              <w:r>
                <w:t>(50)</w:t>
              </w:r>
            </w:ins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22" w:author="wait lee" w:date="2015-05-08T18:00:00Z"/>
              </w:rPr>
            </w:pPr>
            <w:ins w:id="1123" w:author="wait lee" w:date="2015-05-08T18:01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24" w:author="wait lee" w:date="2015-05-08T18:00:00Z"/>
              </w:rPr>
            </w:pPr>
            <w:ins w:id="1125" w:author="wait lee" w:date="2015-05-08T18:01:00Z">
              <w:r>
                <w:rPr>
                  <w:rFonts w:hint="eastAsia"/>
                </w:rPr>
                <w:t>联系人名字</w:t>
              </w:r>
            </w:ins>
          </w:p>
        </w:tc>
      </w:tr>
      <w:tr w:rsidR="00CC1F28" w:rsidTr="0097399F">
        <w:trPr>
          <w:ins w:id="1126" w:author="wait lee" w:date="2015-05-08T17:53:00Z"/>
        </w:trPr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27" w:author="wait lee" w:date="2015-05-08T17:53:00Z"/>
              </w:rPr>
            </w:pPr>
            <w:ins w:id="1128" w:author="wait lee" w:date="2015-05-08T18:04:00Z">
              <w:r>
                <w:rPr>
                  <w:rFonts w:hint="eastAsia"/>
                </w:rPr>
                <w:t>6</w:t>
              </w:r>
            </w:ins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29" w:author="wait lee" w:date="2015-05-08T17:53:00Z"/>
              </w:rPr>
            </w:pPr>
            <w:ins w:id="1130" w:author="wait lee" w:date="2015-05-08T17:53:00Z">
              <w:r>
                <w:rPr>
                  <w:rFonts w:hint="eastAsia"/>
                </w:rPr>
                <w:t>金额</w:t>
              </w:r>
            </w:ins>
          </w:p>
        </w:tc>
        <w:tc>
          <w:tcPr>
            <w:tcW w:w="170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31" w:author="wait lee" w:date="2015-05-08T17:53:00Z"/>
              </w:rPr>
            </w:pPr>
            <w:proofErr w:type="spellStart"/>
            <w:ins w:id="1132" w:author="wait lee" w:date="2015-05-08T17:53:00Z">
              <w:r>
                <w:t>account_</w:t>
              </w:r>
            </w:ins>
            <w:ins w:id="1133" w:author="wait lee" w:date="2015-05-08T17:54:00Z">
              <w:r>
                <w:t>money</w:t>
              </w:r>
            </w:ins>
            <w:proofErr w:type="spellEnd"/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34" w:author="wait lee" w:date="2015-05-08T17:53:00Z"/>
              </w:rPr>
            </w:pPr>
            <w:proofErr w:type="spellStart"/>
            <w:ins w:id="1135" w:author="wait lee" w:date="2015-05-08T17:54:00Z">
              <w:r>
                <w:t>i</w:t>
              </w:r>
              <w:r>
                <w:rPr>
                  <w:rFonts w:hint="eastAsia"/>
                </w:rPr>
                <w:t>nt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10)</w:t>
              </w:r>
            </w:ins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36" w:author="wait lee" w:date="2015-05-08T17:53:00Z"/>
              </w:rPr>
            </w:pPr>
            <w:ins w:id="1137" w:author="wait lee" w:date="2015-05-08T17:54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38" w:author="wait lee" w:date="2015-05-08T17:53:00Z"/>
              </w:rPr>
            </w:pPr>
            <w:ins w:id="1139" w:author="wait lee" w:date="2015-05-08T17:54:00Z">
              <w:r>
                <w:rPr>
                  <w:rFonts w:hint="eastAsia"/>
                </w:rPr>
                <w:t>金额</w:t>
              </w:r>
            </w:ins>
          </w:p>
        </w:tc>
      </w:tr>
      <w:tr w:rsidR="00CC1F28" w:rsidTr="0097399F">
        <w:trPr>
          <w:ins w:id="1140" w:author="wait lee" w:date="2015-05-08T17:54:00Z"/>
        </w:trPr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41" w:author="wait lee" w:date="2015-05-08T17:54:00Z"/>
              </w:rPr>
            </w:pPr>
            <w:ins w:id="1142" w:author="wait lee" w:date="2015-05-08T18:04:00Z">
              <w:r>
                <w:rPr>
                  <w:rFonts w:hint="eastAsia"/>
                </w:rPr>
                <w:t>7</w:t>
              </w:r>
            </w:ins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43" w:author="wait lee" w:date="2015-05-08T17:54:00Z"/>
              </w:rPr>
            </w:pPr>
            <w:ins w:id="1144" w:author="wait lee" w:date="2015-05-08T17:55:00Z">
              <w:r>
                <w:rPr>
                  <w:rFonts w:hint="eastAsia"/>
                </w:rPr>
                <w:t>发放公司</w:t>
              </w:r>
            </w:ins>
          </w:p>
        </w:tc>
        <w:tc>
          <w:tcPr>
            <w:tcW w:w="1701" w:type="dxa"/>
          </w:tcPr>
          <w:p w:rsidR="00CC1F28" w:rsidRDefault="00CC1F28">
            <w:pPr>
              <w:pStyle w:val="a3"/>
              <w:spacing w:line="276" w:lineRule="auto"/>
              <w:ind w:firstLineChars="0" w:firstLine="0"/>
              <w:rPr>
                <w:ins w:id="1145" w:author="wait lee" w:date="2015-05-08T17:54:00Z"/>
              </w:rPr>
            </w:pPr>
            <w:proofErr w:type="spellStart"/>
            <w:ins w:id="1146" w:author="wait lee" w:date="2015-05-08T17:55:00Z">
              <w:r>
                <w:t>issue</w:t>
              </w:r>
            </w:ins>
            <w:ins w:id="1147" w:author="wait lee" w:date="2015-05-08T17:56:00Z">
              <w:r>
                <w:t>_</w:t>
              </w:r>
            </w:ins>
            <w:ins w:id="1148" w:author="wait lee" w:date="2015-05-08T17:55:00Z">
              <w:r w:rsidRPr="00460EE7">
                <w:t>company</w:t>
              </w:r>
            </w:ins>
            <w:ins w:id="1149" w:author="wait lee" w:date="2015-05-08T17:56:00Z">
              <w:r>
                <w:t>_name</w:t>
              </w:r>
            </w:ins>
            <w:proofErr w:type="spellEnd"/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50" w:author="wait lee" w:date="2015-05-08T17:54:00Z"/>
              </w:rPr>
            </w:pPr>
            <w:proofErr w:type="spellStart"/>
            <w:ins w:id="1151" w:author="wait lee" w:date="2015-05-08T17:56:00Z">
              <w:r>
                <w:t>v</w:t>
              </w:r>
              <w:r>
                <w:rPr>
                  <w:rFonts w:hint="eastAsia"/>
                </w:rPr>
                <w:t>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50)</w:t>
              </w:r>
            </w:ins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52" w:author="wait lee" w:date="2015-05-08T17:54:00Z"/>
              </w:rPr>
            </w:pPr>
            <w:ins w:id="1153" w:author="wait lee" w:date="2015-05-08T17:56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54" w:author="wait lee" w:date="2015-05-08T17:54:00Z"/>
              </w:rPr>
            </w:pPr>
            <w:ins w:id="1155" w:author="wait lee" w:date="2015-05-08T17:56:00Z">
              <w:r>
                <w:rPr>
                  <w:rFonts w:hint="eastAsia"/>
                </w:rPr>
                <w:t>发放公司名字</w:t>
              </w:r>
            </w:ins>
          </w:p>
        </w:tc>
      </w:tr>
      <w:tr w:rsidR="00CC1F28" w:rsidTr="0097399F">
        <w:trPr>
          <w:ins w:id="1156" w:author="wait lee" w:date="2015-05-08T17:56:00Z"/>
        </w:trPr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57" w:author="wait lee" w:date="2015-05-08T17:56:00Z"/>
              </w:rPr>
            </w:pPr>
            <w:ins w:id="1158" w:author="wait lee" w:date="2015-05-08T18:04:00Z">
              <w:r>
                <w:rPr>
                  <w:rFonts w:hint="eastAsia"/>
                </w:rPr>
                <w:t>8</w:t>
              </w:r>
            </w:ins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59" w:author="wait lee" w:date="2015-05-08T17:56:00Z"/>
              </w:rPr>
            </w:pPr>
            <w:ins w:id="1160" w:author="wait lee" w:date="2015-05-08T17:57:00Z">
              <w:r>
                <w:rPr>
                  <w:rFonts w:hint="eastAsia"/>
                </w:rPr>
                <w:t>总数</w:t>
              </w:r>
            </w:ins>
          </w:p>
        </w:tc>
        <w:tc>
          <w:tcPr>
            <w:tcW w:w="170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61" w:author="wait lee" w:date="2015-05-08T17:56:00Z"/>
              </w:rPr>
            </w:pPr>
            <w:proofErr w:type="spellStart"/>
            <w:ins w:id="1162" w:author="wait lee" w:date="2015-05-08T17:57:00Z">
              <w:r>
                <w:t>t</w:t>
              </w:r>
              <w:r>
                <w:rPr>
                  <w:rFonts w:hint="eastAsia"/>
                </w:rPr>
                <w:t>otal</w:t>
              </w:r>
              <w:r>
                <w:t>_num</w:t>
              </w:r>
            </w:ins>
            <w:proofErr w:type="spellEnd"/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63" w:author="wait lee" w:date="2015-05-08T17:56:00Z"/>
              </w:rPr>
            </w:pPr>
            <w:proofErr w:type="spellStart"/>
            <w:ins w:id="1164" w:author="wait lee" w:date="2015-05-08T17:57:00Z">
              <w:r>
                <w:t>int</w:t>
              </w:r>
              <w:proofErr w:type="spellEnd"/>
              <w:r>
                <w:t>(10)</w:t>
              </w:r>
            </w:ins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65" w:author="wait lee" w:date="2015-05-08T17:56:00Z"/>
              </w:rPr>
            </w:pPr>
            <w:ins w:id="1166" w:author="wait lee" w:date="2015-05-08T17:57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67" w:author="wait lee" w:date="2015-05-08T17:56:00Z"/>
              </w:rPr>
            </w:pPr>
            <w:ins w:id="1168" w:author="wait lee" w:date="2015-05-08T17:57:00Z">
              <w:r>
                <w:rPr>
                  <w:rFonts w:hint="eastAsia"/>
                </w:rPr>
                <w:t>发放总数</w:t>
              </w:r>
            </w:ins>
          </w:p>
        </w:tc>
      </w:tr>
      <w:tr w:rsidR="00CC1F28" w:rsidTr="0097399F">
        <w:trPr>
          <w:ins w:id="1169" w:author="wait lee" w:date="2015-05-08T17:57:00Z"/>
        </w:trPr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70" w:author="wait lee" w:date="2015-05-08T17:57:00Z"/>
              </w:rPr>
            </w:pPr>
            <w:ins w:id="1171" w:author="wait lee" w:date="2015-05-08T18:04:00Z">
              <w:r>
                <w:rPr>
                  <w:rFonts w:hint="eastAsia"/>
                </w:rPr>
                <w:t>9</w:t>
              </w:r>
            </w:ins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72" w:author="wait lee" w:date="2015-05-08T17:57:00Z"/>
              </w:rPr>
            </w:pPr>
            <w:ins w:id="1173" w:author="wait lee" w:date="2015-05-08T17:57:00Z">
              <w:r w:rsidRPr="002C7797">
                <w:rPr>
                  <w:rFonts w:hint="eastAsia"/>
                  <w:rPrChange w:id="1174" w:author="wait lee" w:date="2015-05-08T17:57:00Z">
                    <w:rPr>
                      <w:rFonts w:hint="eastAsia"/>
                      <w:color w:val="FF0000"/>
                    </w:rPr>
                  </w:rPrChange>
                </w:rPr>
                <w:t>剩余数量</w:t>
              </w:r>
            </w:ins>
          </w:p>
        </w:tc>
        <w:tc>
          <w:tcPr>
            <w:tcW w:w="170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75" w:author="wait lee" w:date="2015-05-08T17:57:00Z"/>
              </w:rPr>
            </w:pPr>
            <w:proofErr w:type="spellStart"/>
            <w:ins w:id="1176" w:author="wait lee" w:date="2015-05-08T17:57:00Z">
              <w:r>
                <w:rPr>
                  <w:rFonts w:hint="eastAsia"/>
                </w:rPr>
                <w:t>remain_</w:t>
              </w:r>
              <w:r>
                <w:t>num</w:t>
              </w:r>
              <w:proofErr w:type="spellEnd"/>
            </w:ins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77" w:author="wait lee" w:date="2015-05-08T17:57:00Z"/>
              </w:rPr>
            </w:pPr>
            <w:proofErr w:type="spellStart"/>
            <w:ins w:id="1178" w:author="wait lee" w:date="2015-05-08T17:57:00Z">
              <w:r>
                <w:t>I</w:t>
              </w:r>
              <w:r>
                <w:rPr>
                  <w:rFonts w:hint="eastAsia"/>
                </w:rPr>
                <w:t>nt</w:t>
              </w:r>
              <w:proofErr w:type="spellEnd"/>
              <w:r>
                <w:rPr>
                  <w:rFonts w:hint="eastAsia"/>
                </w:rPr>
                <w:t>(</w:t>
              </w:r>
            </w:ins>
            <w:ins w:id="1179" w:author="wait lee" w:date="2015-05-08T17:58:00Z">
              <w:r>
                <w:t>10)</w:t>
              </w:r>
            </w:ins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80" w:author="wait lee" w:date="2015-05-08T17:57:00Z"/>
              </w:rPr>
            </w:pPr>
            <w:ins w:id="1181" w:author="wait lee" w:date="2015-05-08T17:58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82" w:author="wait lee" w:date="2015-05-08T17:57:00Z"/>
              </w:rPr>
            </w:pPr>
            <w:ins w:id="1183" w:author="wait lee" w:date="2015-05-08T17:58:00Z">
              <w:r>
                <w:rPr>
                  <w:rFonts w:hint="eastAsia"/>
                </w:rPr>
                <w:t>剩余数量</w:t>
              </w:r>
            </w:ins>
          </w:p>
        </w:tc>
      </w:tr>
      <w:tr w:rsidR="00CC1F28" w:rsidTr="0097399F"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184" w:author="wait lee" w:date="2015-05-08T18:04:00Z">
              <w:r>
                <w:rPr>
                  <w:rFonts w:hint="eastAsia"/>
                </w:rPr>
                <w:t>10</w:t>
              </w:r>
            </w:ins>
            <w:del w:id="1185" w:author="wait lee" w:date="2015-05-08T18:04:00Z">
              <w:r w:rsidDel="00CC1F28">
                <w:rPr>
                  <w:rFonts w:hint="eastAsia"/>
                </w:rPr>
                <w:delText>5</w:delText>
              </w:r>
            </w:del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状态</w:t>
            </w:r>
          </w:p>
        </w:tc>
        <w:tc>
          <w:tcPr>
            <w:tcW w:w="1701" w:type="dxa"/>
          </w:tcPr>
          <w:p w:rsidR="00CC1F28" w:rsidRDefault="00060116" w:rsidP="00CC1F28">
            <w:pPr>
              <w:pStyle w:val="a3"/>
              <w:spacing w:line="276" w:lineRule="auto"/>
              <w:ind w:firstLineChars="0" w:firstLine="0"/>
            </w:pPr>
            <w:r>
              <w:t>S</w:t>
            </w:r>
            <w:r w:rsidR="00CC1F28">
              <w:rPr>
                <w:rFonts w:hint="eastAsia"/>
              </w:rPr>
              <w:t>tatus</w:t>
            </w:r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r>
              <w:t>3)</w:t>
            </w:r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优惠券状态</w:t>
            </w:r>
          </w:p>
        </w:tc>
      </w:tr>
      <w:tr w:rsidR="00CC1F28" w:rsidTr="0097399F">
        <w:trPr>
          <w:ins w:id="1186" w:author="wait lee" w:date="2015-05-08T17:28:00Z"/>
        </w:trPr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87" w:author="wait lee" w:date="2015-05-08T17:28:00Z"/>
              </w:rPr>
            </w:pPr>
            <w:ins w:id="1188" w:author="wait lee" w:date="2015-05-08T18:04:00Z">
              <w:r>
                <w:rPr>
                  <w:rFonts w:hint="eastAsia"/>
                </w:rPr>
                <w:t>11</w:t>
              </w:r>
            </w:ins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89" w:author="wait lee" w:date="2015-05-08T17:28:00Z"/>
              </w:rPr>
            </w:pPr>
            <w:ins w:id="1190" w:author="wait lee" w:date="2015-05-08T17:30:00Z">
              <w:r>
                <w:rPr>
                  <w:rFonts w:hint="eastAsia"/>
                </w:rPr>
                <w:t>预留</w:t>
              </w:r>
              <w:r>
                <w:rPr>
                  <w:rFonts w:hint="eastAsia"/>
                </w:rPr>
                <w:t>1</w:t>
              </w:r>
            </w:ins>
          </w:p>
        </w:tc>
        <w:tc>
          <w:tcPr>
            <w:tcW w:w="170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91" w:author="wait lee" w:date="2015-05-08T17:28:00Z"/>
              </w:rPr>
            </w:pPr>
            <w:ins w:id="1192" w:author="wait lee" w:date="2015-05-08T17:30:00Z">
              <w:r>
                <w:rPr>
                  <w:rFonts w:hint="eastAsia"/>
                </w:rPr>
                <w:t>content</w:t>
              </w:r>
              <w:r>
                <w:t>_1</w:t>
              </w:r>
            </w:ins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93" w:author="wait lee" w:date="2015-05-08T17:28:00Z"/>
              </w:rPr>
            </w:pPr>
            <w:proofErr w:type="spellStart"/>
            <w:ins w:id="1194" w:author="wait lee" w:date="2015-05-08T17:30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95" w:author="wait lee" w:date="2015-05-08T17:28:00Z"/>
              </w:rPr>
            </w:pPr>
            <w:ins w:id="1196" w:author="wait lee" w:date="2015-05-08T17:30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197" w:author="wait lee" w:date="2015-05-08T17:28:00Z"/>
              </w:rPr>
            </w:pPr>
            <w:ins w:id="1198" w:author="wait lee" w:date="2015-05-08T17:30:00Z">
              <w:r>
                <w:rPr>
                  <w:rFonts w:hint="eastAsia"/>
                </w:rPr>
                <w:t>预留字段</w:t>
              </w:r>
              <w:r>
                <w:rPr>
                  <w:rFonts w:hint="eastAsia"/>
                </w:rPr>
                <w:t>1</w:t>
              </w:r>
            </w:ins>
          </w:p>
        </w:tc>
      </w:tr>
      <w:tr w:rsidR="00CC1F28" w:rsidTr="0097399F">
        <w:trPr>
          <w:ins w:id="1199" w:author="wait lee" w:date="2015-05-08T17:28:00Z"/>
        </w:trPr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00" w:author="wait lee" w:date="2015-05-08T17:28:00Z"/>
              </w:rPr>
            </w:pPr>
            <w:ins w:id="1201" w:author="wait lee" w:date="2015-05-08T18:04:00Z">
              <w:r>
                <w:rPr>
                  <w:rFonts w:hint="eastAsia"/>
                </w:rPr>
                <w:t>12</w:t>
              </w:r>
            </w:ins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02" w:author="wait lee" w:date="2015-05-08T17:28:00Z"/>
              </w:rPr>
            </w:pPr>
            <w:ins w:id="1203" w:author="wait lee" w:date="2015-05-08T17:30:00Z">
              <w:r>
                <w:rPr>
                  <w:rFonts w:hint="eastAsia"/>
                </w:rPr>
                <w:t>预留</w:t>
              </w:r>
              <w:r>
                <w:t>2</w:t>
              </w:r>
            </w:ins>
          </w:p>
        </w:tc>
        <w:tc>
          <w:tcPr>
            <w:tcW w:w="170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04" w:author="wait lee" w:date="2015-05-08T17:28:00Z"/>
              </w:rPr>
            </w:pPr>
            <w:ins w:id="1205" w:author="wait lee" w:date="2015-05-08T17:30:00Z">
              <w:r>
                <w:rPr>
                  <w:rFonts w:hint="eastAsia"/>
                </w:rPr>
                <w:t>content</w:t>
              </w:r>
              <w:r>
                <w:t>_2</w:t>
              </w:r>
            </w:ins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06" w:author="wait lee" w:date="2015-05-08T17:28:00Z"/>
              </w:rPr>
            </w:pPr>
            <w:proofErr w:type="spellStart"/>
            <w:ins w:id="1207" w:author="wait lee" w:date="2015-05-08T17:30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08" w:author="wait lee" w:date="2015-05-08T17:28:00Z"/>
              </w:rPr>
            </w:pPr>
            <w:ins w:id="1209" w:author="wait lee" w:date="2015-05-08T17:30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10" w:author="wait lee" w:date="2015-05-08T17:28:00Z"/>
              </w:rPr>
            </w:pPr>
            <w:ins w:id="1211" w:author="wait lee" w:date="2015-05-08T17:30:00Z">
              <w:r>
                <w:rPr>
                  <w:rFonts w:hint="eastAsia"/>
                </w:rPr>
                <w:t>预留字段</w:t>
              </w:r>
              <w:r>
                <w:t>2</w:t>
              </w:r>
            </w:ins>
          </w:p>
        </w:tc>
      </w:tr>
      <w:tr w:rsidR="00CC1F28" w:rsidTr="0097399F">
        <w:trPr>
          <w:ins w:id="1212" w:author="wait lee" w:date="2015-05-08T17:28:00Z"/>
        </w:trPr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13" w:author="wait lee" w:date="2015-05-08T17:28:00Z"/>
              </w:rPr>
            </w:pPr>
            <w:ins w:id="1214" w:author="wait lee" w:date="2015-05-08T18:04:00Z">
              <w:r>
                <w:rPr>
                  <w:rFonts w:hint="eastAsia"/>
                </w:rPr>
                <w:t>13</w:t>
              </w:r>
            </w:ins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15" w:author="wait lee" w:date="2015-05-08T17:28:00Z"/>
              </w:rPr>
            </w:pPr>
            <w:ins w:id="1216" w:author="wait lee" w:date="2015-05-08T17:30:00Z">
              <w:r>
                <w:rPr>
                  <w:rFonts w:hint="eastAsia"/>
                </w:rPr>
                <w:t>预留</w:t>
              </w:r>
              <w:r>
                <w:t>3</w:t>
              </w:r>
            </w:ins>
          </w:p>
        </w:tc>
        <w:tc>
          <w:tcPr>
            <w:tcW w:w="170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17" w:author="wait lee" w:date="2015-05-08T17:28:00Z"/>
              </w:rPr>
            </w:pPr>
            <w:ins w:id="1218" w:author="wait lee" w:date="2015-05-08T17:30:00Z">
              <w:r>
                <w:rPr>
                  <w:rFonts w:hint="eastAsia"/>
                </w:rPr>
                <w:t>content</w:t>
              </w:r>
              <w:r>
                <w:t>_3</w:t>
              </w:r>
            </w:ins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19" w:author="wait lee" w:date="2015-05-08T17:28:00Z"/>
              </w:rPr>
            </w:pPr>
            <w:proofErr w:type="spellStart"/>
            <w:ins w:id="1220" w:author="wait lee" w:date="2015-05-08T17:30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21" w:author="wait lee" w:date="2015-05-08T17:28:00Z"/>
              </w:rPr>
            </w:pPr>
            <w:ins w:id="1222" w:author="wait lee" w:date="2015-05-08T17:30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  <w:rPr>
                <w:ins w:id="1223" w:author="wait lee" w:date="2015-05-08T17:28:00Z"/>
              </w:rPr>
            </w:pPr>
            <w:ins w:id="1224" w:author="wait lee" w:date="2015-05-08T17:30:00Z">
              <w:r>
                <w:rPr>
                  <w:rFonts w:hint="eastAsia"/>
                </w:rPr>
                <w:t>预留字段</w:t>
              </w:r>
              <w:r>
                <w:t>3</w:t>
              </w:r>
            </w:ins>
          </w:p>
        </w:tc>
      </w:tr>
      <w:tr w:rsidR="00CC1F28" w:rsidTr="0097399F"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25" w:author="wait lee" w:date="2015-05-08T18:04:00Z">
              <w:r>
                <w:t>14</w:t>
              </w:r>
            </w:ins>
            <w:del w:id="1226" w:author="wait lee" w:date="2015-05-08T17:28:00Z">
              <w:r w:rsidDel="00651315">
                <w:rPr>
                  <w:rFonts w:hint="eastAsia"/>
                </w:rPr>
                <w:delText>6</w:delText>
              </w:r>
            </w:del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27" w:author="wait lee" w:date="2015-05-08T17:30:00Z">
              <w:r>
                <w:rPr>
                  <w:rFonts w:hint="eastAsia"/>
                </w:rPr>
                <w:t>预留</w:t>
              </w:r>
              <w:r>
                <w:t>4</w:t>
              </w:r>
            </w:ins>
            <w:del w:id="1228" w:author="wait lee" w:date="2015-05-08T17:30:00Z">
              <w:r w:rsidDel="003F2A97">
                <w:rPr>
                  <w:rFonts w:hint="eastAsia"/>
                </w:rPr>
                <w:delText>预留</w:delText>
              </w:r>
              <w:r w:rsidDel="003F2A97">
                <w:rPr>
                  <w:rFonts w:hint="eastAsia"/>
                </w:rPr>
                <w:delText>1</w:delText>
              </w:r>
            </w:del>
          </w:p>
        </w:tc>
        <w:tc>
          <w:tcPr>
            <w:tcW w:w="170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29" w:author="wait lee" w:date="2015-05-08T17:30:00Z">
              <w:r>
                <w:rPr>
                  <w:rFonts w:hint="eastAsia"/>
                </w:rPr>
                <w:t>content</w:t>
              </w:r>
              <w:r>
                <w:t>_4</w:t>
              </w:r>
            </w:ins>
            <w:del w:id="1230" w:author="wait lee" w:date="2015-05-08T17:30:00Z">
              <w:r w:rsidDel="003F2A97">
                <w:rPr>
                  <w:rFonts w:hint="eastAsia"/>
                </w:rPr>
                <w:delText>content</w:delText>
              </w:r>
              <w:r w:rsidDel="003F2A97">
                <w:delText>_1</w:delText>
              </w:r>
            </w:del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proofErr w:type="spellStart"/>
            <w:ins w:id="1231" w:author="wait lee" w:date="2015-05-08T17:30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  <w:del w:id="1232" w:author="wait lee" w:date="2015-05-08T17:30:00Z">
              <w:r w:rsidDel="003F2A97">
                <w:rPr>
                  <w:rFonts w:hint="eastAsia"/>
                </w:rPr>
                <w:delText>varchar(</w:delText>
              </w:r>
              <w:r w:rsidDel="003F2A97">
                <w:delText>50</w:delText>
              </w:r>
              <w:r w:rsidDel="003F2A97">
                <w:rPr>
                  <w:rFonts w:hint="eastAsia"/>
                </w:rPr>
                <w:delText>)</w:delText>
              </w:r>
            </w:del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33" w:author="wait lee" w:date="2015-05-08T17:30:00Z">
              <w:r>
                <w:rPr>
                  <w:rFonts w:hint="eastAsia"/>
                </w:rPr>
                <w:t>可空</w:t>
              </w:r>
            </w:ins>
            <w:del w:id="1234" w:author="wait lee" w:date="2015-05-08T17:30:00Z">
              <w:r w:rsidDel="003F2A97">
                <w:rPr>
                  <w:rFonts w:hint="eastAsia"/>
                </w:rPr>
                <w:delText>可空</w:delText>
              </w:r>
            </w:del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35" w:author="wait lee" w:date="2015-05-08T17:30:00Z">
              <w:r>
                <w:rPr>
                  <w:rFonts w:hint="eastAsia"/>
                </w:rPr>
                <w:t>预留字段</w:t>
              </w:r>
              <w:r>
                <w:t>4</w:t>
              </w:r>
            </w:ins>
            <w:del w:id="1236" w:author="wait lee" w:date="2015-05-08T17:30:00Z">
              <w:r w:rsidDel="003F2A97">
                <w:rPr>
                  <w:rFonts w:hint="eastAsia"/>
                </w:rPr>
                <w:delText>预留字段</w:delText>
              </w:r>
              <w:r w:rsidDel="003F2A97">
                <w:rPr>
                  <w:rFonts w:hint="eastAsia"/>
                </w:rPr>
                <w:delText>1</w:delText>
              </w:r>
            </w:del>
          </w:p>
        </w:tc>
      </w:tr>
      <w:tr w:rsidR="00CC1F28" w:rsidTr="0097399F">
        <w:tc>
          <w:tcPr>
            <w:tcW w:w="66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37" w:author="wait lee" w:date="2015-05-08T18:04:00Z">
              <w:r>
                <w:t>15</w:t>
              </w:r>
            </w:ins>
            <w:del w:id="1238" w:author="wait lee" w:date="2015-05-08T17:28:00Z">
              <w:r w:rsidDel="00651315">
                <w:rPr>
                  <w:rFonts w:hint="eastAsia"/>
                </w:rPr>
                <w:delText>7</w:delText>
              </w:r>
            </w:del>
          </w:p>
        </w:tc>
        <w:tc>
          <w:tcPr>
            <w:tcW w:w="1177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39" w:author="wait lee" w:date="2015-05-08T17:30:00Z">
              <w:r>
                <w:rPr>
                  <w:rFonts w:hint="eastAsia"/>
                </w:rPr>
                <w:t>预留</w:t>
              </w:r>
              <w:r>
                <w:t>5</w:t>
              </w:r>
            </w:ins>
            <w:del w:id="1240" w:author="wait lee" w:date="2015-05-08T17:30:00Z">
              <w:r w:rsidDel="003F2A97">
                <w:rPr>
                  <w:rFonts w:hint="eastAsia"/>
                </w:rPr>
                <w:delText>预留</w:delText>
              </w:r>
              <w:r w:rsidDel="003F2A97">
                <w:delText>2</w:delText>
              </w:r>
            </w:del>
          </w:p>
        </w:tc>
        <w:tc>
          <w:tcPr>
            <w:tcW w:w="170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41" w:author="wait lee" w:date="2015-05-08T17:30:00Z">
              <w:r>
                <w:rPr>
                  <w:rFonts w:hint="eastAsia"/>
                </w:rPr>
                <w:t>content</w:t>
              </w:r>
              <w:r>
                <w:t>_5</w:t>
              </w:r>
            </w:ins>
            <w:del w:id="1242" w:author="wait lee" w:date="2015-05-08T17:30:00Z">
              <w:r w:rsidDel="003F2A97">
                <w:rPr>
                  <w:rFonts w:hint="eastAsia"/>
                </w:rPr>
                <w:delText>content</w:delText>
              </w:r>
              <w:r w:rsidDel="003F2A97">
                <w:delText>_2</w:delText>
              </w:r>
            </w:del>
          </w:p>
        </w:tc>
        <w:tc>
          <w:tcPr>
            <w:tcW w:w="1276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proofErr w:type="spellStart"/>
            <w:ins w:id="1243" w:author="wait lee" w:date="2015-05-08T17:30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</w:t>
              </w:r>
              <w:r>
                <w:t>50</w:t>
              </w:r>
              <w:r>
                <w:rPr>
                  <w:rFonts w:hint="eastAsia"/>
                </w:rPr>
                <w:t>)</w:t>
              </w:r>
            </w:ins>
            <w:del w:id="1244" w:author="wait lee" w:date="2015-05-08T17:30:00Z">
              <w:r w:rsidDel="003F2A97">
                <w:rPr>
                  <w:rFonts w:hint="eastAsia"/>
                </w:rPr>
                <w:delText>varchar(</w:delText>
              </w:r>
              <w:r w:rsidDel="003F2A97">
                <w:delText>50</w:delText>
              </w:r>
              <w:r w:rsidDel="003F2A97">
                <w:rPr>
                  <w:rFonts w:hint="eastAsia"/>
                </w:rPr>
                <w:delText>)</w:delText>
              </w:r>
            </w:del>
          </w:p>
        </w:tc>
        <w:tc>
          <w:tcPr>
            <w:tcW w:w="850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45" w:author="wait lee" w:date="2015-05-08T17:30:00Z">
              <w:r>
                <w:rPr>
                  <w:rFonts w:hint="eastAsia"/>
                </w:rPr>
                <w:t>可空</w:t>
              </w:r>
            </w:ins>
            <w:del w:id="1246" w:author="wait lee" w:date="2015-05-08T17:30:00Z">
              <w:r w:rsidDel="003F2A97">
                <w:rPr>
                  <w:rFonts w:hint="eastAsia"/>
                </w:rPr>
                <w:delText>可空</w:delText>
              </w:r>
            </w:del>
          </w:p>
        </w:tc>
        <w:tc>
          <w:tcPr>
            <w:tcW w:w="2631" w:type="dxa"/>
          </w:tcPr>
          <w:p w:rsidR="00CC1F28" w:rsidRDefault="00CC1F28" w:rsidP="00CC1F28">
            <w:pPr>
              <w:pStyle w:val="a3"/>
              <w:spacing w:line="276" w:lineRule="auto"/>
              <w:ind w:firstLineChars="0" w:firstLine="0"/>
            </w:pPr>
            <w:ins w:id="1247" w:author="wait lee" w:date="2015-05-08T17:30:00Z">
              <w:r>
                <w:rPr>
                  <w:rFonts w:hint="eastAsia"/>
                </w:rPr>
                <w:t>预留字段</w:t>
              </w:r>
              <w:r>
                <w:t>5</w:t>
              </w:r>
            </w:ins>
            <w:del w:id="1248" w:author="wait lee" w:date="2015-05-08T17:30:00Z">
              <w:r w:rsidDel="003F2A97">
                <w:rPr>
                  <w:rFonts w:hint="eastAsia"/>
                </w:rPr>
                <w:delText>预留字段</w:delText>
              </w:r>
              <w:r w:rsidDel="003F2A97">
                <w:delText>2</w:delText>
              </w:r>
            </w:del>
          </w:p>
        </w:tc>
      </w:tr>
      <w:tr w:rsidR="00CC1F28" w:rsidDel="0064769A" w:rsidTr="0097399F">
        <w:trPr>
          <w:del w:id="1249" w:author="wait lee" w:date="2015-05-08T17:52:00Z"/>
        </w:trPr>
        <w:tc>
          <w:tcPr>
            <w:tcW w:w="661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50" w:author="wait lee" w:date="2015-05-08T17:52:00Z"/>
              </w:rPr>
            </w:pPr>
            <w:del w:id="1251" w:author="wait lee" w:date="2015-05-08T17:28:00Z">
              <w:r w:rsidDel="00651315">
                <w:rPr>
                  <w:rFonts w:hint="eastAsia"/>
                </w:rPr>
                <w:delText>8</w:delText>
              </w:r>
            </w:del>
          </w:p>
        </w:tc>
        <w:tc>
          <w:tcPr>
            <w:tcW w:w="1177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52" w:author="wait lee" w:date="2015-05-08T17:52:00Z"/>
              </w:rPr>
            </w:pPr>
            <w:del w:id="1253" w:author="wait lee" w:date="2015-05-08T17:30:00Z">
              <w:r w:rsidDel="003F2A97">
                <w:rPr>
                  <w:rFonts w:hint="eastAsia"/>
                </w:rPr>
                <w:delText>预留</w:delText>
              </w:r>
              <w:r w:rsidDel="003F2A97">
                <w:delText>3</w:delText>
              </w:r>
            </w:del>
          </w:p>
        </w:tc>
        <w:tc>
          <w:tcPr>
            <w:tcW w:w="1701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54" w:author="wait lee" w:date="2015-05-08T17:52:00Z"/>
              </w:rPr>
            </w:pPr>
            <w:del w:id="1255" w:author="wait lee" w:date="2015-05-08T17:30:00Z">
              <w:r w:rsidDel="003F2A97">
                <w:rPr>
                  <w:rFonts w:hint="eastAsia"/>
                </w:rPr>
                <w:delText>content</w:delText>
              </w:r>
              <w:r w:rsidDel="003F2A97">
                <w:delText>_3</w:delText>
              </w:r>
            </w:del>
          </w:p>
        </w:tc>
        <w:tc>
          <w:tcPr>
            <w:tcW w:w="1276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56" w:author="wait lee" w:date="2015-05-08T17:52:00Z"/>
              </w:rPr>
            </w:pPr>
            <w:del w:id="1257" w:author="wait lee" w:date="2015-05-08T17:30:00Z">
              <w:r w:rsidDel="003F2A97">
                <w:rPr>
                  <w:rFonts w:hint="eastAsia"/>
                </w:rPr>
                <w:delText>varchar(</w:delText>
              </w:r>
              <w:r w:rsidDel="003F2A97">
                <w:delText>50</w:delText>
              </w:r>
              <w:r w:rsidDel="003F2A97">
                <w:rPr>
                  <w:rFonts w:hint="eastAsia"/>
                </w:rPr>
                <w:delText>)</w:delText>
              </w:r>
            </w:del>
          </w:p>
        </w:tc>
        <w:tc>
          <w:tcPr>
            <w:tcW w:w="850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58" w:author="wait lee" w:date="2015-05-08T17:52:00Z"/>
              </w:rPr>
            </w:pPr>
            <w:del w:id="1259" w:author="wait lee" w:date="2015-05-08T17:30:00Z">
              <w:r w:rsidDel="003F2A97">
                <w:rPr>
                  <w:rFonts w:hint="eastAsia"/>
                </w:rPr>
                <w:delText>可空</w:delText>
              </w:r>
            </w:del>
          </w:p>
        </w:tc>
        <w:tc>
          <w:tcPr>
            <w:tcW w:w="2631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60" w:author="wait lee" w:date="2015-05-08T17:52:00Z"/>
              </w:rPr>
            </w:pPr>
            <w:del w:id="1261" w:author="wait lee" w:date="2015-05-08T17:30:00Z">
              <w:r w:rsidDel="003F2A97">
                <w:rPr>
                  <w:rFonts w:hint="eastAsia"/>
                </w:rPr>
                <w:delText>预留字段</w:delText>
              </w:r>
              <w:r w:rsidDel="003F2A97">
                <w:delText>3</w:delText>
              </w:r>
            </w:del>
          </w:p>
        </w:tc>
      </w:tr>
      <w:tr w:rsidR="00CC1F28" w:rsidDel="0064769A" w:rsidTr="0097399F">
        <w:trPr>
          <w:del w:id="1262" w:author="wait lee" w:date="2015-05-08T17:52:00Z"/>
        </w:trPr>
        <w:tc>
          <w:tcPr>
            <w:tcW w:w="661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63" w:author="wait lee" w:date="2015-05-08T17:52:00Z"/>
              </w:rPr>
            </w:pPr>
            <w:del w:id="1264" w:author="wait lee" w:date="2015-05-08T17:28:00Z">
              <w:r w:rsidDel="00651315">
                <w:rPr>
                  <w:rFonts w:hint="eastAsia"/>
                </w:rPr>
                <w:delText>9</w:delText>
              </w:r>
            </w:del>
          </w:p>
        </w:tc>
        <w:tc>
          <w:tcPr>
            <w:tcW w:w="1177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65" w:author="wait lee" w:date="2015-05-08T17:52:00Z"/>
              </w:rPr>
            </w:pPr>
            <w:del w:id="1266" w:author="wait lee" w:date="2015-05-08T17:30:00Z">
              <w:r w:rsidDel="003F2A97">
                <w:rPr>
                  <w:rFonts w:hint="eastAsia"/>
                </w:rPr>
                <w:delText>预留</w:delText>
              </w:r>
              <w:r w:rsidDel="003F2A97">
                <w:delText>4</w:delText>
              </w:r>
            </w:del>
          </w:p>
        </w:tc>
        <w:tc>
          <w:tcPr>
            <w:tcW w:w="1701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67" w:author="wait lee" w:date="2015-05-08T17:52:00Z"/>
              </w:rPr>
            </w:pPr>
            <w:del w:id="1268" w:author="wait lee" w:date="2015-05-08T17:30:00Z">
              <w:r w:rsidDel="003F2A97">
                <w:rPr>
                  <w:rFonts w:hint="eastAsia"/>
                </w:rPr>
                <w:delText>content</w:delText>
              </w:r>
              <w:r w:rsidDel="003F2A97">
                <w:delText>_4</w:delText>
              </w:r>
            </w:del>
          </w:p>
        </w:tc>
        <w:tc>
          <w:tcPr>
            <w:tcW w:w="1276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69" w:author="wait lee" w:date="2015-05-08T17:52:00Z"/>
              </w:rPr>
            </w:pPr>
            <w:del w:id="1270" w:author="wait lee" w:date="2015-05-08T17:30:00Z">
              <w:r w:rsidDel="003F2A97">
                <w:rPr>
                  <w:rFonts w:hint="eastAsia"/>
                </w:rPr>
                <w:delText>varchar(</w:delText>
              </w:r>
              <w:r w:rsidDel="003F2A97">
                <w:delText>50</w:delText>
              </w:r>
              <w:r w:rsidDel="003F2A97">
                <w:rPr>
                  <w:rFonts w:hint="eastAsia"/>
                </w:rPr>
                <w:delText>)</w:delText>
              </w:r>
            </w:del>
          </w:p>
        </w:tc>
        <w:tc>
          <w:tcPr>
            <w:tcW w:w="850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71" w:author="wait lee" w:date="2015-05-08T17:52:00Z"/>
              </w:rPr>
            </w:pPr>
            <w:del w:id="1272" w:author="wait lee" w:date="2015-05-08T17:30:00Z">
              <w:r w:rsidDel="003F2A97">
                <w:rPr>
                  <w:rFonts w:hint="eastAsia"/>
                </w:rPr>
                <w:delText>可空</w:delText>
              </w:r>
            </w:del>
          </w:p>
        </w:tc>
        <w:tc>
          <w:tcPr>
            <w:tcW w:w="2631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73" w:author="wait lee" w:date="2015-05-08T17:52:00Z"/>
              </w:rPr>
            </w:pPr>
            <w:del w:id="1274" w:author="wait lee" w:date="2015-05-08T17:30:00Z">
              <w:r w:rsidDel="003F2A97">
                <w:rPr>
                  <w:rFonts w:hint="eastAsia"/>
                </w:rPr>
                <w:delText>预留字段</w:delText>
              </w:r>
              <w:r w:rsidDel="003F2A97">
                <w:delText>4</w:delText>
              </w:r>
            </w:del>
          </w:p>
        </w:tc>
      </w:tr>
      <w:tr w:rsidR="00CC1F28" w:rsidDel="0064769A" w:rsidTr="0097399F">
        <w:trPr>
          <w:del w:id="1275" w:author="wait lee" w:date="2015-05-08T17:52:00Z"/>
        </w:trPr>
        <w:tc>
          <w:tcPr>
            <w:tcW w:w="661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76" w:author="wait lee" w:date="2015-05-08T17:52:00Z"/>
              </w:rPr>
            </w:pPr>
            <w:del w:id="1277" w:author="wait lee" w:date="2015-05-08T17:28:00Z">
              <w:r w:rsidDel="00651315">
                <w:rPr>
                  <w:rFonts w:hint="eastAsia"/>
                </w:rPr>
                <w:delText>10</w:delText>
              </w:r>
            </w:del>
          </w:p>
        </w:tc>
        <w:tc>
          <w:tcPr>
            <w:tcW w:w="1177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78" w:author="wait lee" w:date="2015-05-08T17:52:00Z"/>
              </w:rPr>
            </w:pPr>
            <w:del w:id="1279" w:author="wait lee" w:date="2015-05-08T17:30:00Z">
              <w:r w:rsidDel="003F2A97">
                <w:rPr>
                  <w:rFonts w:hint="eastAsia"/>
                </w:rPr>
                <w:delText>预留</w:delText>
              </w:r>
              <w:r w:rsidDel="003F2A97">
                <w:delText>5</w:delText>
              </w:r>
            </w:del>
          </w:p>
        </w:tc>
        <w:tc>
          <w:tcPr>
            <w:tcW w:w="1701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80" w:author="wait lee" w:date="2015-05-08T17:52:00Z"/>
              </w:rPr>
            </w:pPr>
            <w:del w:id="1281" w:author="wait lee" w:date="2015-05-08T17:30:00Z">
              <w:r w:rsidDel="003F2A97">
                <w:rPr>
                  <w:rFonts w:hint="eastAsia"/>
                </w:rPr>
                <w:delText>content</w:delText>
              </w:r>
              <w:r w:rsidDel="003F2A97">
                <w:delText>_5</w:delText>
              </w:r>
            </w:del>
          </w:p>
        </w:tc>
        <w:tc>
          <w:tcPr>
            <w:tcW w:w="1276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82" w:author="wait lee" w:date="2015-05-08T17:52:00Z"/>
              </w:rPr>
            </w:pPr>
            <w:del w:id="1283" w:author="wait lee" w:date="2015-05-08T17:30:00Z">
              <w:r w:rsidDel="003F2A97">
                <w:rPr>
                  <w:rFonts w:hint="eastAsia"/>
                </w:rPr>
                <w:delText>varchar(</w:delText>
              </w:r>
              <w:r w:rsidDel="003F2A97">
                <w:delText>50</w:delText>
              </w:r>
              <w:r w:rsidDel="003F2A97">
                <w:rPr>
                  <w:rFonts w:hint="eastAsia"/>
                </w:rPr>
                <w:delText>)</w:delText>
              </w:r>
            </w:del>
          </w:p>
        </w:tc>
        <w:tc>
          <w:tcPr>
            <w:tcW w:w="850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84" w:author="wait lee" w:date="2015-05-08T17:52:00Z"/>
              </w:rPr>
            </w:pPr>
            <w:del w:id="1285" w:author="wait lee" w:date="2015-05-08T17:30:00Z">
              <w:r w:rsidDel="003F2A97">
                <w:rPr>
                  <w:rFonts w:hint="eastAsia"/>
                </w:rPr>
                <w:delText>可空</w:delText>
              </w:r>
            </w:del>
          </w:p>
        </w:tc>
        <w:tc>
          <w:tcPr>
            <w:tcW w:w="2631" w:type="dxa"/>
          </w:tcPr>
          <w:p w:rsidR="00CC1F28" w:rsidDel="0064769A" w:rsidRDefault="00CC1F28" w:rsidP="00CC1F28">
            <w:pPr>
              <w:pStyle w:val="a3"/>
              <w:spacing w:line="276" w:lineRule="auto"/>
              <w:ind w:firstLineChars="0" w:firstLine="0"/>
              <w:rPr>
                <w:del w:id="1286" w:author="wait lee" w:date="2015-05-08T17:52:00Z"/>
              </w:rPr>
            </w:pPr>
            <w:del w:id="1287" w:author="wait lee" w:date="2015-05-08T17:30:00Z">
              <w:r w:rsidDel="003F2A97">
                <w:rPr>
                  <w:rFonts w:hint="eastAsia"/>
                </w:rPr>
                <w:delText>预留字段</w:delText>
              </w:r>
              <w:r w:rsidDel="003F2A97">
                <w:delText>5</w:delText>
              </w:r>
            </w:del>
          </w:p>
        </w:tc>
      </w:tr>
    </w:tbl>
    <w:p w:rsidR="00B05F4F" w:rsidRDefault="00B05F4F" w:rsidP="00290F86">
      <w:pPr>
        <w:pStyle w:val="a3"/>
        <w:spacing w:line="276" w:lineRule="auto"/>
        <w:ind w:leftChars="200" w:left="420" w:firstLineChars="0" w:firstLine="0"/>
        <w:rPr>
          <w:ins w:id="1288" w:author="sl" w:date="2015-05-08T14:19:00Z"/>
        </w:rPr>
      </w:pPr>
      <w:r>
        <w:t>优惠券用户表</w:t>
      </w:r>
    </w:p>
    <w:p w:rsidR="007605C8" w:rsidRDefault="007605C8" w:rsidP="00290F86">
      <w:pPr>
        <w:pStyle w:val="a3"/>
        <w:spacing w:line="276" w:lineRule="auto"/>
        <w:ind w:leftChars="200" w:left="420" w:firstLineChars="0" w:firstLine="0"/>
        <w:rPr>
          <w:ins w:id="1289" w:author="sl" w:date="2015-05-08T14:19:00Z"/>
        </w:rPr>
      </w:pPr>
      <w:ins w:id="1290" w:author="sl" w:date="2015-05-08T14:19:00Z">
        <w:r>
          <w:rPr>
            <w:rFonts w:hint="eastAsia"/>
          </w:rPr>
          <w:t>增加：</w:t>
        </w:r>
      </w:ins>
    </w:p>
    <w:p w:rsidR="007605C8" w:rsidRDefault="007605C8" w:rsidP="00290F86">
      <w:pPr>
        <w:pStyle w:val="a3"/>
        <w:spacing w:line="276" w:lineRule="auto"/>
        <w:ind w:leftChars="200" w:left="420" w:firstLineChars="0" w:firstLine="0"/>
        <w:rPr>
          <w:ins w:id="1291" w:author="wait lee" w:date="2015-05-08T17:22:00Z"/>
          <w:color w:val="FF0000"/>
        </w:rPr>
      </w:pPr>
      <w:ins w:id="1292" w:author="sl" w:date="2015-05-08T14:19:00Z">
        <w:r w:rsidRPr="006C110F">
          <w:rPr>
            <w:color w:val="FF0000"/>
            <w:rPrChange w:id="1293" w:author="wait lee" w:date="2015-05-08T16:52:00Z">
              <w:rPr/>
            </w:rPrChange>
          </w:rPr>
          <w:t xml:space="preserve">1 </w:t>
        </w:r>
        <w:r w:rsidRPr="006C110F">
          <w:rPr>
            <w:rFonts w:hint="eastAsia"/>
            <w:color w:val="FF0000"/>
            <w:rPrChange w:id="1294" w:author="wait lee" w:date="2015-05-08T16:52:00Z">
              <w:rPr>
                <w:rFonts w:hint="eastAsia"/>
              </w:rPr>
            </w:rPrChange>
          </w:rPr>
          <w:t>优惠卷领取时间</w:t>
        </w:r>
      </w:ins>
    </w:p>
    <w:p w:rsidR="00B14FA1" w:rsidRPr="00B14FA1" w:rsidRDefault="00B14FA1" w:rsidP="00290F86">
      <w:pPr>
        <w:pStyle w:val="a3"/>
        <w:spacing w:line="276" w:lineRule="auto"/>
        <w:ind w:leftChars="200" w:left="420" w:firstLineChars="0" w:firstLine="0"/>
        <w:rPr>
          <w:ins w:id="1295" w:author="sl" w:date="2015-05-08T14:19:00Z"/>
          <w:color w:val="70AD47" w:themeColor="accent6"/>
          <w:rPrChange w:id="1296" w:author="wait lee" w:date="2015-05-08T17:22:00Z">
            <w:rPr>
              <w:ins w:id="1297" w:author="sl" w:date="2015-05-08T14:19:00Z"/>
            </w:rPr>
          </w:rPrChange>
        </w:rPr>
      </w:pPr>
      <w:ins w:id="1298" w:author="wait lee" w:date="2015-05-08T17:22:00Z">
        <w:r w:rsidRPr="00B14FA1">
          <w:rPr>
            <w:rFonts w:hint="eastAsia"/>
            <w:color w:val="70AD47" w:themeColor="accent6"/>
            <w:rPrChange w:id="1299" w:author="wait lee" w:date="2015-05-08T17:22:00Z">
              <w:rPr>
                <w:rFonts w:hint="eastAsia"/>
                <w:color w:val="FF0000"/>
              </w:rPr>
            </w:rPrChange>
          </w:rPr>
          <w:t>已经添加</w:t>
        </w:r>
      </w:ins>
    </w:p>
    <w:p w:rsidR="007605C8" w:rsidRDefault="007605C8" w:rsidP="00290F86">
      <w:pPr>
        <w:pStyle w:val="a3"/>
        <w:spacing w:line="276" w:lineRule="auto"/>
        <w:ind w:leftChars="200" w:left="420" w:firstLineChars="0" w:firstLine="0"/>
        <w:rPr>
          <w:ins w:id="1300" w:author="wait lee" w:date="2015-05-08T17:22:00Z"/>
          <w:color w:val="FF0000"/>
        </w:rPr>
      </w:pPr>
      <w:ins w:id="1301" w:author="sl" w:date="2015-05-08T14:19:00Z">
        <w:r w:rsidRPr="006C110F">
          <w:rPr>
            <w:color w:val="FF0000"/>
            <w:rPrChange w:id="1302" w:author="wait lee" w:date="2015-05-08T16:52:00Z">
              <w:rPr/>
            </w:rPrChange>
          </w:rPr>
          <w:t xml:space="preserve">2 </w:t>
        </w:r>
        <w:r w:rsidRPr="006C110F">
          <w:rPr>
            <w:rFonts w:hint="eastAsia"/>
            <w:color w:val="FF0000"/>
            <w:rPrChange w:id="1303" w:author="wait lee" w:date="2015-05-08T16:52:00Z">
              <w:rPr>
                <w:rFonts w:hint="eastAsia"/>
              </w:rPr>
            </w:rPrChange>
          </w:rPr>
          <w:t>优惠</w:t>
        </w:r>
        <w:proofErr w:type="gramStart"/>
        <w:r w:rsidRPr="006C110F">
          <w:rPr>
            <w:rFonts w:hint="eastAsia"/>
            <w:color w:val="FF0000"/>
            <w:rPrChange w:id="1304" w:author="wait lee" w:date="2015-05-08T16:52:00Z">
              <w:rPr>
                <w:rFonts w:hint="eastAsia"/>
              </w:rPr>
            </w:rPrChange>
          </w:rPr>
          <w:t>卷使用</w:t>
        </w:r>
        <w:proofErr w:type="gramEnd"/>
        <w:r w:rsidRPr="006C110F">
          <w:rPr>
            <w:rFonts w:hint="eastAsia"/>
            <w:color w:val="FF0000"/>
            <w:rPrChange w:id="1305" w:author="wait lee" w:date="2015-05-08T16:52:00Z">
              <w:rPr>
                <w:rFonts w:hint="eastAsia"/>
              </w:rPr>
            </w:rPrChange>
          </w:rPr>
          <w:t>时间</w:t>
        </w:r>
      </w:ins>
    </w:p>
    <w:p w:rsidR="00B14FA1" w:rsidRPr="00B14FA1" w:rsidRDefault="00B14FA1" w:rsidP="00290F86">
      <w:pPr>
        <w:pStyle w:val="a3"/>
        <w:spacing w:line="276" w:lineRule="auto"/>
        <w:ind w:leftChars="200" w:left="420" w:firstLineChars="0" w:firstLine="0"/>
        <w:rPr>
          <w:ins w:id="1306" w:author="sl" w:date="2015-05-08T14:19:00Z"/>
          <w:color w:val="70AD47" w:themeColor="accent6"/>
          <w:rPrChange w:id="1307" w:author="wait lee" w:date="2015-05-08T17:22:00Z">
            <w:rPr>
              <w:ins w:id="1308" w:author="sl" w:date="2015-05-08T14:19:00Z"/>
            </w:rPr>
          </w:rPrChange>
        </w:rPr>
      </w:pPr>
      <w:ins w:id="1309" w:author="wait lee" w:date="2015-05-08T17:22:00Z">
        <w:r w:rsidRPr="00B14FA1">
          <w:rPr>
            <w:rFonts w:hint="eastAsia"/>
            <w:color w:val="70AD47" w:themeColor="accent6"/>
            <w:rPrChange w:id="1310" w:author="wait lee" w:date="2015-05-08T17:22:00Z">
              <w:rPr>
                <w:rFonts w:hint="eastAsia"/>
                <w:color w:val="FF0000"/>
              </w:rPr>
            </w:rPrChange>
          </w:rPr>
          <w:t>已经添加</w:t>
        </w:r>
      </w:ins>
    </w:p>
    <w:p w:rsidR="007605C8" w:rsidRDefault="007605C8" w:rsidP="00290F86">
      <w:pPr>
        <w:pStyle w:val="a3"/>
        <w:spacing w:line="276" w:lineRule="auto"/>
        <w:ind w:leftChars="200" w:left="420" w:firstLineChars="0" w:firstLine="0"/>
        <w:rPr>
          <w:ins w:id="1311" w:author="wait lee" w:date="2015-05-08T17:22:00Z"/>
          <w:color w:val="FF0000"/>
        </w:rPr>
      </w:pPr>
      <w:ins w:id="1312" w:author="sl" w:date="2015-05-08T14:20:00Z">
        <w:r w:rsidRPr="006C110F">
          <w:rPr>
            <w:color w:val="FF0000"/>
            <w:rPrChange w:id="1313" w:author="wait lee" w:date="2015-05-08T16:52:00Z">
              <w:rPr/>
            </w:rPrChange>
          </w:rPr>
          <w:t xml:space="preserve">3 </w:t>
        </w:r>
        <w:r w:rsidRPr="006C110F">
          <w:rPr>
            <w:rFonts w:hint="eastAsia"/>
            <w:color w:val="FF0000"/>
            <w:rPrChange w:id="1314" w:author="wait lee" w:date="2015-05-08T16:52:00Z">
              <w:rPr>
                <w:rFonts w:hint="eastAsia"/>
              </w:rPr>
            </w:rPrChange>
          </w:rPr>
          <w:t>优惠卷到期时间</w:t>
        </w:r>
      </w:ins>
    </w:p>
    <w:p w:rsidR="00B14FA1" w:rsidRPr="00B14FA1" w:rsidRDefault="00B14FA1" w:rsidP="00290F86">
      <w:pPr>
        <w:pStyle w:val="a3"/>
        <w:spacing w:line="276" w:lineRule="auto"/>
        <w:ind w:leftChars="200" w:left="420" w:firstLineChars="0" w:firstLine="0"/>
        <w:rPr>
          <w:ins w:id="1315" w:author="sl" w:date="2015-05-08T14:20:00Z"/>
          <w:color w:val="70AD47" w:themeColor="accent6"/>
          <w:rPrChange w:id="1316" w:author="wait lee" w:date="2015-05-08T17:23:00Z">
            <w:rPr>
              <w:ins w:id="1317" w:author="sl" w:date="2015-05-08T14:20:00Z"/>
            </w:rPr>
          </w:rPrChange>
        </w:rPr>
      </w:pPr>
      <w:ins w:id="1318" w:author="wait lee" w:date="2015-05-08T17:22:00Z">
        <w:r w:rsidRPr="00B14FA1">
          <w:rPr>
            <w:rFonts w:hint="eastAsia"/>
            <w:color w:val="70AD47" w:themeColor="accent6"/>
            <w:rPrChange w:id="1319" w:author="wait lee" w:date="2015-05-08T17:23:00Z">
              <w:rPr>
                <w:rFonts w:hint="eastAsia"/>
                <w:color w:val="FF0000"/>
              </w:rPr>
            </w:rPrChange>
          </w:rPr>
          <w:t>从</w:t>
        </w:r>
      </w:ins>
      <w:ins w:id="1320" w:author="wait lee" w:date="2015-05-08T17:23:00Z">
        <w:r w:rsidRPr="00B14FA1">
          <w:rPr>
            <w:rFonts w:hint="eastAsia"/>
            <w:color w:val="70AD47" w:themeColor="accent6"/>
            <w:rPrChange w:id="1321" w:author="wait lee" w:date="2015-05-08T17:23:00Z">
              <w:rPr>
                <w:rFonts w:hint="eastAsia"/>
                <w:color w:val="FF0000"/>
              </w:rPr>
            </w:rPrChange>
          </w:rPr>
          <w:t>优惠券表中获取到期时间</w:t>
        </w:r>
      </w:ins>
    </w:p>
    <w:p w:rsidR="007605C8" w:rsidRDefault="007605C8" w:rsidP="00290F86">
      <w:pPr>
        <w:pStyle w:val="a3"/>
        <w:spacing w:line="276" w:lineRule="auto"/>
        <w:ind w:leftChars="200" w:left="420" w:firstLineChars="0" w:firstLine="0"/>
        <w:rPr>
          <w:ins w:id="1322" w:author="wait lee" w:date="2015-05-08T17:23:00Z"/>
          <w:color w:val="FF0000"/>
        </w:rPr>
      </w:pPr>
      <w:ins w:id="1323" w:author="sl" w:date="2015-05-08T14:20:00Z">
        <w:r w:rsidRPr="006C110F">
          <w:rPr>
            <w:color w:val="FF0000"/>
            <w:rPrChange w:id="1324" w:author="wait lee" w:date="2015-05-08T16:52:00Z">
              <w:rPr/>
            </w:rPrChange>
          </w:rPr>
          <w:lastRenderedPageBreak/>
          <w:t xml:space="preserve">4 </w:t>
        </w:r>
        <w:r w:rsidRPr="006C110F">
          <w:rPr>
            <w:rFonts w:hint="eastAsia"/>
            <w:color w:val="FF0000"/>
            <w:rPrChange w:id="1325" w:author="wait lee" w:date="2015-05-08T16:52:00Z">
              <w:rPr>
                <w:rFonts w:hint="eastAsia"/>
              </w:rPr>
            </w:rPrChange>
          </w:rPr>
          <w:t>优惠</w:t>
        </w:r>
        <w:proofErr w:type="gramStart"/>
        <w:r w:rsidRPr="006C110F">
          <w:rPr>
            <w:rFonts w:hint="eastAsia"/>
            <w:color w:val="FF0000"/>
            <w:rPrChange w:id="1326" w:author="wait lee" w:date="2015-05-08T16:52:00Z">
              <w:rPr>
                <w:rFonts w:hint="eastAsia"/>
              </w:rPr>
            </w:rPrChange>
          </w:rPr>
          <w:t>卷开始</w:t>
        </w:r>
        <w:proofErr w:type="gramEnd"/>
        <w:r w:rsidRPr="006C110F">
          <w:rPr>
            <w:rFonts w:hint="eastAsia"/>
            <w:color w:val="FF0000"/>
            <w:rPrChange w:id="1327" w:author="wait lee" w:date="2015-05-08T16:52:00Z">
              <w:rPr>
                <w:rFonts w:hint="eastAsia"/>
              </w:rPr>
            </w:rPrChange>
          </w:rPr>
          <w:t>时间</w:t>
        </w:r>
      </w:ins>
    </w:p>
    <w:p w:rsidR="00252992" w:rsidRPr="00252992" w:rsidRDefault="00252992" w:rsidP="00290F86">
      <w:pPr>
        <w:pStyle w:val="a3"/>
        <w:spacing w:line="276" w:lineRule="auto"/>
        <w:ind w:leftChars="200" w:left="420" w:firstLineChars="0" w:firstLine="0"/>
        <w:rPr>
          <w:ins w:id="1328" w:author="sl" w:date="2015-05-08T14:20:00Z"/>
          <w:color w:val="70AD47" w:themeColor="accent6"/>
          <w:rPrChange w:id="1329" w:author="wait lee" w:date="2015-05-08T17:23:00Z">
            <w:rPr>
              <w:ins w:id="1330" w:author="sl" w:date="2015-05-08T14:20:00Z"/>
            </w:rPr>
          </w:rPrChange>
        </w:rPr>
      </w:pPr>
      <w:ins w:id="1331" w:author="wait lee" w:date="2015-05-08T17:23:00Z">
        <w:r w:rsidRPr="00252992">
          <w:rPr>
            <w:rFonts w:hint="eastAsia"/>
            <w:color w:val="70AD47" w:themeColor="accent6"/>
            <w:rPrChange w:id="1332" w:author="wait lee" w:date="2015-05-08T17:23:00Z">
              <w:rPr>
                <w:rFonts w:hint="eastAsia"/>
                <w:color w:val="FF0000"/>
              </w:rPr>
            </w:rPrChange>
          </w:rPr>
          <w:t>从优惠券表中获取开始时间</w:t>
        </w:r>
      </w:ins>
    </w:p>
    <w:p w:rsidR="007605C8" w:rsidRDefault="007605C8" w:rsidP="00290F86">
      <w:pPr>
        <w:pStyle w:val="a3"/>
        <w:spacing w:line="276" w:lineRule="auto"/>
        <w:ind w:leftChars="200" w:left="420" w:firstLineChars="0" w:firstLine="0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61"/>
        <w:gridCol w:w="1461"/>
        <w:gridCol w:w="1559"/>
        <w:gridCol w:w="1276"/>
        <w:gridCol w:w="992"/>
        <w:gridCol w:w="2347"/>
      </w:tblGrid>
      <w:tr w:rsidR="00617400" w:rsidTr="00E37AF3">
        <w:tc>
          <w:tcPr>
            <w:tcW w:w="661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461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逻辑字段</w:t>
            </w:r>
          </w:p>
        </w:tc>
        <w:tc>
          <w:tcPr>
            <w:tcW w:w="1559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物理字段</w:t>
            </w:r>
          </w:p>
        </w:tc>
        <w:tc>
          <w:tcPr>
            <w:tcW w:w="1276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规则</w:t>
            </w:r>
          </w:p>
        </w:tc>
        <w:tc>
          <w:tcPr>
            <w:tcW w:w="2347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字段说明</w:t>
            </w:r>
          </w:p>
        </w:tc>
      </w:tr>
      <w:tr w:rsidR="00617400" w:rsidTr="00E37AF3">
        <w:tc>
          <w:tcPr>
            <w:tcW w:w="661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61" w:type="dxa"/>
          </w:tcPr>
          <w:p w:rsidR="00617400" w:rsidRDefault="00E37AF3" w:rsidP="00290F86">
            <w:pPr>
              <w:pStyle w:val="a3"/>
              <w:spacing w:line="276" w:lineRule="auto"/>
              <w:ind w:firstLineChars="0" w:firstLine="0"/>
            </w:pPr>
            <w:r>
              <w:t>优惠券用户</w:t>
            </w:r>
            <w:r w:rsidR="00617400"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coupon</w:t>
            </w:r>
            <w:r w:rsidR="00E37AF3">
              <w:t>_user</w:t>
            </w:r>
            <w:r>
              <w:t>_id</w:t>
            </w:r>
            <w:proofErr w:type="spellEnd"/>
          </w:p>
        </w:tc>
        <w:tc>
          <w:tcPr>
            <w:tcW w:w="1276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347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具有唯一性</w:t>
            </w:r>
            <w:r w:rsidR="00E37AF3">
              <w:rPr>
                <w:rFonts w:hint="eastAsia"/>
              </w:rPr>
              <w:t xml:space="preserve"> </w:t>
            </w:r>
          </w:p>
        </w:tc>
      </w:tr>
      <w:tr w:rsidR="00617400" w:rsidTr="00E37AF3">
        <w:tc>
          <w:tcPr>
            <w:tcW w:w="661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461" w:type="dxa"/>
          </w:tcPr>
          <w:p w:rsidR="00617400" w:rsidRDefault="008D0A9F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优惠券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617400" w:rsidRDefault="008D0A9F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coupon_id</w:t>
            </w:r>
            <w:proofErr w:type="spellEnd"/>
          </w:p>
        </w:tc>
        <w:tc>
          <w:tcPr>
            <w:tcW w:w="1276" w:type="dxa"/>
          </w:tcPr>
          <w:p w:rsidR="00617400" w:rsidRDefault="006A1365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</w:tcPr>
          <w:p w:rsidR="00617400" w:rsidRDefault="008D0A9F" w:rsidP="00290F86">
            <w:pPr>
              <w:pStyle w:val="a3"/>
              <w:spacing w:line="276" w:lineRule="auto"/>
              <w:ind w:firstLineChars="0" w:firstLine="0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2347" w:type="dxa"/>
          </w:tcPr>
          <w:p w:rsidR="00617400" w:rsidRDefault="008D0A9F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用户持有</w:t>
            </w:r>
            <w:r w:rsidR="00617400">
              <w:rPr>
                <w:rFonts w:hint="eastAsia"/>
              </w:rPr>
              <w:t>优惠券</w:t>
            </w:r>
            <w:r>
              <w:rPr>
                <w:rFonts w:hint="eastAsia"/>
              </w:rPr>
              <w:t>id</w:t>
            </w:r>
          </w:p>
        </w:tc>
      </w:tr>
      <w:tr w:rsidR="00617400" w:rsidTr="00E37AF3">
        <w:tc>
          <w:tcPr>
            <w:tcW w:w="661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461" w:type="dxa"/>
          </w:tcPr>
          <w:p w:rsidR="00617400" w:rsidRDefault="008F3E49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:rsidR="00617400" w:rsidRDefault="008F3E49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1276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</w:tcPr>
          <w:p w:rsidR="00617400" w:rsidRDefault="008F3E49" w:rsidP="00290F86">
            <w:pPr>
              <w:pStyle w:val="a3"/>
              <w:spacing w:line="276" w:lineRule="auto"/>
              <w:ind w:firstLineChars="0" w:firstLine="0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2347" w:type="dxa"/>
          </w:tcPr>
          <w:p w:rsidR="00617400" w:rsidRDefault="008F3E49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持有优惠券的用户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617400" w:rsidTr="00E37AF3">
        <w:tc>
          <w:tcPr>
            <w:tcW w:w="661" w:type="dxa"/>
          </w:tcPr>
          <w:p w:rsidR="00617400" w:rsidRDefault="006A1365" w:rsidP="00290F86">
            <w:pPr>
              <w:pStyle w:val="a3"/>
              <w:spacing w:line="276" w:lineRule="auto"/>
              <w:ind w:firstLineChars="0" w:firstLine="0"/>
            </w:pPr>
            <w:r>
              <w:t>4</w:t>
            </w:r>
          </w:p>
        </w:tc>
        <w:tc>
          <w:tcPr>
            <w:tcW w:w="1461" w:type="dxa"/>
          </w:tcPr>
          <w:p w:rsidR="00617400" w:rsidRDefault="008F3E49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优惠券状态</w:t>
            </w:r>
          </w:p>
        </w:tc>
        <w:tc>
          <w:tcPr>
            <w:tcW w:w="1559" w:type="dxa"/>
          </w:tcPr>
          <w:p w:rsidR="00617400" w:rsidRDefault="00060116" w:rsidP="00290F86">
            <w:pPr>
              <w:pStyle w:val="a3"/>
              <w:spacing w:line="276" w:lineRule="auto"/>
              <w:ind w:firstLineChars="0" w:firstLine="0"/>
            </w:pPr>
            <w:r>
              <w:t>S</w:t>
            </w:r>
            <w:r w:rsidR="00617400">
              <w:rPr>
                <w:rFonts w:hint="eastAsia"/>
              </w:rPr>
              <w:t>tatus</w:t>
            </w:r>
          </w:p>
        </w:tc>
        <w:tc>
          <w:tcPr>
            <w:tcW w:w="1276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r>
              <w:t>3)</w:t>
            </w:r>
          </w:p>
        </w:tc>
        <w:tc>
          <w:tcPr>
            <w:tcW w:w="992" w:type="dxa"/>
          </w:tcPr>
          <w:p w:rsidR="00617400" w:rsidRDefault="00617400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347" w:type="dxa"/>
          </w:tcPr>
          <w:p w:rsidR="00617400" w:rsidRDefault="006431A3" w:rsidP="00290F86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所持有</w:t>
            </w:r>
            <w:r w:rsidR="00617400">
              <w:rPr>
                <w:rFonts w:hint="eastAsia"/>
              </w:rPr>
              <w:t>优惠券状态</w:t>
            </w:r>
          </w:p>
        </w:tc>
      </w:tr>
      <w:tr w:rsidR="00795CEB" w:rsidTr="00E37AF3">
        <w:trPr>
          <w:ins w:id="1333" w:author="wait lee" w:date="2015-05-08T17:20:00Z"/>
        </w:trPr>
        <w:tc>
          <w:tcPr>
            <w:tcW w:w="661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34" w:author="wait lee" w:date="2015-05-08T17:20:00Z"/>
              </w:rPr>
            </w:pPr>
            <w:ins w:id="1335" w:author="wait lee" w:date="2015-05-08T17:21:00Z">
              <w:r>
                <w:rPr>
                  <w:rFonts w:hint="eastAsia"/>
                </w:rPr>
                <w:t>5</w:t>
              </w:r>
            </w:ins>
          </w:p>
        </w:tc>
        <w:tc>
          <w:tcPr>
            <w:tcW w:w="1461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36" w:author="wait lee" w:date="2015-05-08T17:20:00Z"/>
              </w:rPr>
            </w:pPr>
            <w:ins w:id="1337" w:author="wait lee" w:date="2015-05-08T17:21:00Z">
              <w:r>
                <w:rPr>
                  <w:rFonts w:hint="eastAsia"/>
                </w:rPr>
                <w:t>领取时间</w:t>
              </w:r>
            </w:ins>
          </w:p>
        </w:tc>
        <w:tc>
          <w:tcPr>
            <w:tcW w:w="1559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38" w:author="wait lee" w:date="2015-05-08T17:20:00Z"/>
              </w:rPr>
            </w:pPr>
            <w:proofErr w:type="spellStart"/>
            <w:ins w:id="1339" w:author="wait lee" w:date="2015-05-08T17:21:00Z">
              <w:r>
                <w:rPr>
                  <w:rFonts w:hint="eastAsia"/>
                </w:rPr>
                <w:t>get</w:t>
              </w:r>
              <w:r>
                <w:t>_time</w:t>
              </w:r>
            </w:ins>
            <w:proofErr w:type="spellEnd"/>
          </w:p>
        </w:tc>
        <w:tc>
          <w:tcPr>
            <w:tcW w:w="1276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40" w:author="wait lee" w:date="2015-05-08T17:20:00Z"/>
              </w:rPr>
            </w:pPr>
            <w:proofErr w:type="spellStart"/>
            <w:ins w:id="1341" w:author="wait lee" w:date="2015-05-08T17:22:00Z">
              <w:r>
                <w:t>datatime</w:t>
              </w:r>
            </w:ins>
            <w:proofErr w:type="spellEnd"/>
          </w:p>
        </w:tc>
        <w:tc>
          <w:tcPr>
            <w:tcW w:w="992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42" w:author="wait lee" w:date="2015-05-08T17:20:00Z"/>
              </w:rPr>
            </w:pPr>
            <w:ins w:id="1343" w:author="wait lee" w:date="2015-05-08T17:22:00Z">
              <w:r>
                <w:rPr>
                  <w:rFonts w:hint="eastAsia"/>
                </w:rPr>
                <w:t>非空</w:t>
              </w:r>
            </w:ins>
          </w:p>
        </w:tc>
        <w:tc>
          <w:tcPr>
            <w:tcW w:w="2347" w:type="dxa"/>
          </w:tcPr>
          <w:p w:rsidR="00795CEB" w:rsidRDefault="00F865EC" w:rsidP="00290F86">
            <w:pPr>
              <w:pStyle w:val="a3"/>
              <w:spacing w:line="276" w:lineRule="auto"/>
              <w:ind w:firstLineChars="0" w:firstLine="0"/>
              <w:rPr>
                <w:ins w:id="1344" w:author="wait lee" w:date="2015-05-08T17:20:00Z"/>
              </w:rPr>
            </w:pPr>
            <w:ins w:id="1345" w:author="wait lee" w:date="2015-05-08T17:22:00Z">
              <w:r>
                <w:rPr>
                  <w:rFonts w:hint="eastAsia"/>
                </w:rPr>
                <w:t>领取时间</w:t>
              </w:r>
            </w:ins>
          </w:p>
        </w:tc>
      </w:tr>
      <w:tr w:rsidR="00795CEB" w:rsidTr="00E37AF3">
        <w:trPr>
          <w:ins w:id="1346" w:author="wait lee" w:date="2015-05-08T17:21:00Z"/>
        </w:trPr>
        <w:tc>
          <w:tcPr>
            <w:tcW w:w="661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47" w:author="wait lee" w:date="2015-05-08T17:21:00Z"/>
              </w:rPr>
            </w:pPr>
            <w:ins w:id="1348" w:author="wait lee" w:date="2015-05-08T17:21:00Z">
              <w:r>
                <w:rPr>
                  <w:rFonts w:hint="eastAsia"/>
                </w:rPr>
                <w:t>6</w:t>
              </w:r>
            </w:ins>
          </w:p>
        </w:tc>
        <w:tc>
          <w:tcPr>
            <w:tcW w:w="1461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49" w:author="wait lee" w:date="2015-05-08T17:21:00Z"/>
              </w:rPr>
            </w:pPr>
            <w:ins w:id="1350" w:author="wait lee" w:date="2015-05-08T17:21:00Z">
              <w:r w:rsidRPr="00795CEB">
                <w:rPr>
                  <w:rFonts w:hint="eastAsia"/>
                  <w:rPrChange w:id="1351" w:author="wait lee" w:date="2015-05-08T17:21:00Z">
                    <w:rPr>
                      <w:rFonts w:hint="eastAsia"/>
                      <w:color w:val="FF0000"/>
                    </w:rPr>
                  </w:rPrChange>
                </w:rPr>
                <w:t>使用时间</w:t>
              </w:r>
            </w:ins>
          </w:p>
        </w:tc>
        <w:tc>
          <w:tcPr>
            <w:tcW w:w="1559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52" w:author="wait lee" w:date="2015-05-08T17:21:00Z"/>
              </w:rPr>
            </w:pPr>
            <w:proofErr w:type="spellStart"/>
            <w:ins w:id="1353" w:author="wait lee" w:date="2015-05-08T17:21:00Z">
              <w:r>
                <w:rPr>
                  <w:rFonts w:hint="eastAsia"/>
                </w:rPr>
                <w:t>use_time</w:t>
              </w:r>
              <w:proofErr w:type="spellEnd"/>
            </w:ins>
          </w:p>
        </w:tc>
        <w:tc>
          <w:tcPr>
            <w:tcW w:w="1276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54" w:author="wait lee" w:date="2015-05-08T17:21:00Z"/>
              </w:rPr>
            </w:pPr>
            <w:proofErr w:type="spellStart"/>
            <w:ins w:id="1355" w:author="wait lee" w:date="2015-05-08T17:22:00Z">
              <w:r>
                <w:t>datatime</w:t>
              </w:r>
            </w:ins>
            <w:proofErr w:type="spellEnd"/>
          </w:p>
        </w:tc>
        <w:tc>
          <w:tcPr>
            <w:tcW w:w="992" w:type="dxa"/>
          </w:tcPr>
          <w:p w:rsidR="00795CEB" w:rsidRDefault="00795CEB" w:rsidP="00290F86">
            <w:pPr>
              <w:pStyle w:val="a3"/>
              <w:spacing w:line="276" w:lineRule="auto"/>
              <w:ind w:firstLineChars="0" w:firstLine="0"/>
              <w:rPr>
                <w:ins w:id="1356" w:author="wait lee" w:date="2015-05-08T17:21:00Z"/>
              </w:rPr>
            </w:pPr>
            <w:ins w:id="1357" w:author="wait lee" w:date="2015-05-08T17:22:00Z">
              <w:r>
                <w:rPr>
                  <w:rFonts w:hint="eastAsia"/>
                </w:rPr>
                <w:t>可空</w:t>
              </w:r>
            </w:ins>
          </w:p>
        </w:tc>
        <w:tc>
          <w:tcPr>
            <w:tcW w:w="2347" w:type="dxa"/>
          </w:tcPr>
          <w:p w:rsidR="00795CEB" w:rsidRDefault="00F865EC" w:rsidP="00290F86">
            <w:pPr>
              <w:pStyle w:val="a3"/>
              <w:spacing w:line="276" w:lineRule="auto"/>
              <w:ind w:firstLineChars="0" w:firstLine="0"/>
              <w:rPr>
                <w:ins w:id="1358" w:author="wait lee" w:date="2015-05-08T17:21:00Z"/>
              </w:rPr>
            </w:pPr>
            <w:ins w:id="1359" w:author="wait lee" w:date="2015-05-08T17:22:00Z">
              <w:r w:rsidRPr="006529AF">
                <w:rPr>
                  <w:rFonts w:hint="eastAsia"/>
                </w:rPr>
                <w:t>使用时间</w:t>
              </w:r>
            </w:ins>
          </w:p>
        </w:tc>
      </w:tr>
    </w:tbl>
    <w:p w:rsidR="00142B3D" w:rsidRDefault="00F523A4" w:rsidP="00290F86">
      <w:pPr>
        <w:spacing w:line="276" w:lineRule="auto"/>
        <w:rPr>
          <w:ins w:id="1360" w:author="wait lee" w:date="2015-05-08T17:26:00Z"/>
          <w:color w:val="FF0000"/>
          <w:sz w:val="24"/>
        </w:rPr>
      </w:pPr>
      <w:r>
        <w:rPr>
          <w:sz w:val="24"/>
        </w:rPr>
        <w:tab/>
      </w:r>
      <w:r>
        <w:rPr>
          <w:sz w:val="24"/>
        </w:rPr>
        <w:t>转账记录表</w:t>
      </w:r>
      <w:ins w:id="1361" w:author="sl" w:date="2015-05-07T18:50:00Z">
        <w:r w:rsidR="00EA4945">
          <w:rPr>
            <w:rFonts w:hint="eastAsia"/>
            <w:sz w:val="24"/>
          </w:rPr>
          <w:t>：</w:t>
        </w:r>
        <w:r w:rsidR="00EA4945" w:rsidRPr="006C110F">
          <w:rPr>
            <w:rFonts w:hint="eastAsia"/>
            <w:color w:val="FF0000"/>
            <w:sz w:val="24"/>
            <w:rPrChange w:id="1362" w:author="wait lee" w:date="2015-05-08T16:52:00Z">
              <w:rPr>
                <w:rFonts w:hint="eastAsia"/>
                <w:sz w:val="24"/>
              </w:rPr>
            </w:rPrChange>
          </w:rPr>
          <w:t>需要添加批准人，申请人等信息，</w:t>
        </w:r>
      </w:ins>
    </w:p>
    <w:p w:rsidR="00142B3D" w:rsidRDefault="00142B3D" w:rsidP="00290F86">
      <w:pPr>
        <w:spacing w:line="276" w:lineRule="auto"/>
        <w:rPr>
          <w:ins w:id="1363" w:author="wait lee" w:date="2015-05-08T17:26:00Z"/>
          <w:color w:val="FF0000"/>
          <w:sz w:val="24"/>
        </w:rPr>
      </w:pPr>
      <w:ins w:id="1364" w:author="wait lee" w:date="2015-05-08T17:26:00Z">
        <w:r>
          <w:rPr>
            <w:color w:val="FF0000"/>
            <w:sz w:val="24"/>
          </w:rPr>
          <w:tab/>
        </w:r>
        <w:proofErr w:type="spellStart"/>
        <w:r w:rsidRPr="008C4456">
          <w:rPr>
            <w:color w:val="70AD47" w:themeColor="accent6"/>
            <w:rPrChange w:id="1365" w:author="wait lee" w:date="2015-05-08T17:26:00Z">
              <w:rPr/>
            </w:rPrChange>
          </w:rPr>
          <w:t>authorize_person</w:t>
        </w:r>
        <w:proofErr w:type="spellEnd"/>
        <w:r w:rsidRPr="008C4456">
          <w:rPr>
            <w:rFonts w:hint="eastAsia"/>
            <w:color w:val="70AD47" w:themeColor="accent6"/>
            <w:rPrChange w:id="1366" w:author="wait lee" w:date="2015-05-08T17:26:00Z">
              <w:rPr>
                <w:rFonts w:hint="eastAsia"/>
              </w:rPr>
            </w:rPrChange>
          </w:rPr>
          <w:t>和</w:t>
        </w:r>
        <w:proofErr w:type="spellStart"/>
        <w:r w:rsidRPr="008C4456">
          <w:rPr>
            <w:color w:val="70AD47" w:themeColor="accent6"/>
            <w:rPrChange w:id="1367" w:author="wait lee" w:date="2015-05-08T17:26:00Z">
              <w:rPr/>
            </w:rPrChange>
          </w:rPr>
          <w:t>apply_person</w:t>
        </w:r>
        <w:proofErr w:type="spellEnd"/>
        <w:r w:rsidRPr="008C4456">
          <w:rPr>
            <w:rFonts w:hint="eastAsia"/>
            <w:color w:val="70AD47" w:themeColor="accent6"/>
            <w:rPrChange w:id="1368" w:author="wait lee" w:date="2015-05-08T17:26:00Z">
              <w:rPr>
                <w:rFonts w:hint="eastAsia"/>
              </w:rPr>
            </w:rPrChange>
          </w:rPr>
          <w:t>字段已经添加</w:t>
        </w:r>
      </w:ins>
    </w:p>
    <w:p w:rsidR="00F523A4" w:rsidRDefault="00EA4945" w:rsidP="00290F86">
      <w:pPr>
        <w:spacing w:line="276" w:lineRule="auto"/>
        <w:rPr>
          <w:ins w:id="1369" w:author="wait lee" w:date="2015-05-08T17:26:00Z"/>
          <w:color w:val="FF0000"/>
          <w:sz w:val="24"/>
        </w:rPr>
      </w:pPr>
      <w:ins w:id="1370" w:author="sl" w:date="2015-05-07T18:50:00Z">
        <w:r w:rsidRPr="006C110F">
          <w:rPr>
            <w:color w:val="FF0000"/>
            <w:sz w:val="24"/>
            <w:rPrChange w:id="1371" w:author="wait lee" w:date="2015-05-08T16:52:00Z">
              <w:rPr>
                <w:sz w:val="24"/>
              </w:rPr>
            </w:rPrChange>
          </w:rPr>
          <w:t xml:space="preserve"> </w:t>
        </w:r>
      </w:ins>
      <w:ins w:id="1372" w:author="wait lee" w:date="2015-05-08T17:26:00Z">
        <w:r w:rsidR="008C4456">
          <w:rPr>
            <w:rFonts w:hint="eastAsia"/>
            <w:color w:val="FF0000"/>
            <w:sz w:val="24"/>
          </w:rPr>
          <w:t>（</w:t>
        </w:r>
      </w:ins>
      <w:ins w:id="1373" w:author="sl" w:date="2015-05-07T18:50:00Z">
        <w:r w:rsidRPr="006C110F">
          <w:rPr>
            <w:rFonts w:hint="eastAsia"/>
            <w:color w:val="FF0000"/>
            <w:sz w:val="24"/>
            <w:rPrChange w:id="1374" w:author="wait lee" w:date="2015-05-08T16:52:00Z">
              <w:rPr>
                <w:rFonts w:hint="eastAsia"/>
                <w:sz w:val="24"/>
              </w:rPr>
            </w:rPrChange>
          </w:rPr>
          <w:t>甚至相关资料的扫描文件等）</w:t>
        </w:r>
      </w:ins>
    </w:p>
    <w:p w:rsidR="008C4456" w:rsidRPr="008C4456" w:rsidRDefault="008C4456">
      <w:pPr>
        <w:spacing w:line="276" w:lineRule="auto"/>
        <w:ind w:firstLine="420"/>
        <w:rPr>
          <w:color w:val="70AD47" w:themeColor="accent6"/>
          <w:sz w:val="24"/>
          <w:rPrChange w:id="1375" w:author="wait lee" w:date="2015-05-08T17:27:00Z">
            <w:rPr>
              <w:sz w:val="24"/>
            </w:rPr>
          </w:rPrChange>
        </w:rPr>
        <w:pPrChange w:id="1376" w:author="wait lee" w:date="2015-05-08T17:27:00Z">
          <w:pPr>
            <w:spacing w:line="276" w:lineRule="auto"/>
          </w:pPr>
        </w:pPrChange>
      </w:pPr>
      <w:ins w:id="1377" w:author="wait lee" w:date="2015-05-08T17:27:00Z">
        <w:r w:rsidRPr="008C4456">
          <w:rPr>
            <w:rFonts w:hint="eastAsia"/>
            <w:color w:val="70AD47" w:themeColor="accent6"/>
            <w:sz w:val="24"/>
            <w:rPrChange w:id="1378" w:author="wait lee" w:date="2015-05-08T17:27:00Z">
              <w:rPr>
                <w:rFonts w:hint="eastAsia"/>
                <w:color w:val="FF0000"/>
                <w:sz w:val="24"/>
              </w:rPr>
            </w:rPrChange>
          </w:rPr>
          <w:t>扫描文件的形式，</w:t>
        </w:r>
        <w:r w:rsidR="006108A4">
          <w:rPr>
            <w:color w:val="70AD47" w:themeColor="accent6"/>
            <w:sz w:val="24"/>
          </w:rPr>
          <w:t>以及</w:t>
        </w:r>
        <w:r w:rsidRPr="008C4456">
          <w:rPr>
            <w:rFonts w:hint="eastAsia"/>
            <w:color w:val="70AD47" w:themeColor="accent6"/>
            <w:sz w:val="24"/>
            <w:rPrChange w:id="1379" w:author="wait lee" w:date="2015-05-08T17:27:00Z">
              <w:rPr>
                <w:rFonts w:hint="eastAsia"/>
                <w:color w:val="FF0000"/>
                <w:sz w:val="24"/>
              </w:rPr>
            </w:rPrChange>
          </w:rPr>
          <w:t>相关的逻辑</w:t>
        </w:r>
        <w:r>
          <w:rPr>
            <w:color w:val="70AD47" w:themeColor="accent6"/>
            <w:sz w:val="24"/>
          </w:rPr>
          <w:t>？？？</w:t>
        </w:r>
      </w:ins>
      <w:ins w:id="1380" w:author="sl" w:date="2015-05-10T22:29:00Z">
        <w:r w:rsidR="00060116">
          <w:rPr>
            <w:rFonts w:hint="eastAsia"/>
            <w:color w:val="70AD47" w:themeColor="accent6"/>
            <w:sz w:val="24"/>
          </w:rPr>
          <w:t>需要提供扫描文件（</w:t>
        </w:r>
        <w:r w:rsidR="00060116">
          <w:rPr>
            <w:rFonts w:hint="eastAsia"/>
            <w:color w:val="70AD47" w:themeColor="accent6"/>
            <w:sz w:val="24"/>
          </w:rPr>
          <w:t>P</w:t>
        </w:r>
      </w:ins>
      <w:ins w:id="1381" w:author="sl" w:date="2015-05-10T22:30:00Z">
        <w:r w:rsidR="00060116">
          <w:rPr>
            <w:rFonts w:hint="eastAsia"/>
            <w:color w:val="70AD47" w:themeColor="accent6"/>
            <w:sz w:val="24"/>
          </w:rPr>
          <w:t>NG</w:t>
        </w:r>
        <w:r w:rsidR="00060116">
          <w:rPr>
            <w:rFonts w:hint="eastAsia"/>
            <w:color w:val="70AD47" w:themeColor="accent6"/>
            <w:sz w:val="24"/>
          </w:rPr>
          <w:t>或者</w:t>
        </w:r>
        <w:r w:rsidR="00060116">
          <w:rPr>
            <w:rFonts w:hint="eastAsia"/>
            <w:color w:val="70AD47" w:themeColor="accent6"/>
            <w:sz w:val="24"/>
          </w:rPr>
          <w:t>JPG</w:t>
        </w:r>
        <w:r w:rsidR="00060116">
          <w:rPr>
            <w:rFonts w:hint="eastAsia"/>
            <w:color w:val="70AD47" w:themeColor="accent6"/>
            <w:sz w:val="24"/>
          </w:rPr>
          <w:t>格式的批准文档，</w:t>
        </w:r>
        <w:r w:rsidR="00060116">
          <w:rPr>
            <w:rFonts w:hint="eastAsia"/>
            <w:color w:val="70AD47" w:themeColor="accent6"/>
            <w:sz w:val="24"/>
          </w:rPr>
          <w:t xml:space="preserve"> </w:t>
        </w:r>
        <w:r w:rsidR="00060116">
          <w:rPr>
            <w:rFonts w:hint="eastAsia"/>
            <w:color w:val="70AD47" w:themeColor="accent6"/>
            <w:sz w:val="24"/>
          </w:rPr>
          <w:t>签字或者盖章的文件）</w:t>
        </w:r>
      </w:ins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  <w:tblPrChange w:id="1382" w:author="wait lee" w:date="2015-05-08T17:27:00Z">
          <w:tblPr>
            <w:tblStyle w:val="a4"/>
            <w:tblW w:w="0" w:type="auto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661"/>
        <w:gridCol w:w="1461"/>
        <w:gridCol w:w="1984"/>
        <w:gridCol w:w="1276"/>
        <w:gridCol w:w="1276"/>
        <w:gridCol w:w="850"/>
        <w:gridCol w:w="2064"/>
        <w:tblGridChange w:id="1383">
          <w:tblGrid>
            <w:gridCol w:w="661"/>
            <w:gridCol w:w="1461"/>
            <w:gridCol w:w="1984"/>
            <w:gridCol w:w="1276"/>
            <w:gridCol w:w="1276"/>
            <w:gridCol w:w="850"/>
            <w:gridCol w:w="2064"/>
          </w:tblGrid>
        </w:tblGridChange>
      </w:tblGrid>
      <w:tr w:rsidR="008C4456" w:rsidTr="008C4456">
        <w:tc>
          <w:tcPr>
            <w:tcW w:w="661" w:type="dxa"/>
            <w:tcPrChange w:id="1384" w:author="wait lee" w:date="2015-05-08T17:27:00Z">
              <w:tcPr>
                <w:tcW w:w="6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461" w:type="dxa"/>
            <w:tcPrChange w:id="1385" w:author="wait lee" w:date="2015-05-08T17:27:00Z">
              <w:tcPr>
                <w:tcW w:w="14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逻辑字段</w:t>
            </w:r>
          </w:p>
        </w:tc>
        <w:tc>
          <w:tcPr>
            <w:tcW w:w="1984" w:type="dxa"/>
            <w:tcPrChange w:id="1386" w:author="wait lee" w:date="2015-05-08T17:27:00Z">
              <w:tcPr>
                <w:tcW w:w="198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物理字段</w:t>
            </w:r>
          </w:p>
        </w:tc>
        <w:tc>
          <w:tcPr>
            <w:tcW w:w="1276" w:type="dxa"/>
            <w:tcPrChange w:id="1387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388" w:author="wait lee" w:date="2015-05-08T17:27:00Z"/>
              </w:rPr>
            </w:pPr>
          </w:p>
        </w:tc>
        <w:tc>
          <w:tcPr>
            <w:tcW w:w="1276" w:type="dxa"/>
            <w:tcPrChange w:id="1389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tcPrChange w:id="1390" w:author="wait lee" w:date="2015-05-08T17:27:00Z">
              <w:tcPr>
                <w:tcW w:w="850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规则</w:t>
            </w:r>
          </w:p>
        </w:tc>
        <w:tc>
          <w:tcPr>
            <w:tcW w:w="2064" w:type="dxa"/>
            <w:tcPrChange w:id="1391" w:author="wait lee" w:date="2015-05-08T17:27:00Z">
              <w:tcPr>
                <w:tcW w:w="206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字段说明</w:t>
            </w:r>
          </w:p>
        </w:tc>
      </w:tr>
      <w:tr w:rsidR="008C4456" w:rsidTr="008C4456">
        <w:tc>
          <w:tcPr>
            <w:tcW w:w="661" w:type="dxa"/>
            <w:tcPrChange w:id="1392" w:author="wait lee" w:date="2015-05-08T17:27:00Z">
              <w:tcPr>
                <w:tcW w:w="6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61" w:type="dxa"/>
            <w:tcPrChange w:id="1393" w:author="wait lee" w:date="2015-05-08T17:27:00Z">
              <w:tcPr>
                <w:tcW w:w="14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t>转账记录</w:t>
            </w:r>
            <w:r>
              <w:t>id</w:t>
            </w:r>
          </w:p>
        </w:tc>
        <w:tc>
          <w:tcPr>
            <w:tcW w:w="1984" w:type="dxa"/>
            <w:tcPrChange w:id="1394" w:author="wait lee" w:date="2015-05-08T17:27:00Z">
              <w:tcPr>
                <w:tcW w:w="198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spellStart"/>
            <w:r w:rsidRPr="006A1365">
              <w:t>transfer_record</w:t>
            </w:r>
            <w:r>
              <w:t>_id</w:t>
            </w:r>
            <w:proofErr w:type="spellEnd"/>
          </w:p>
        </w:tc>
        <w:tc>
          <w:tcPr>
            <w:tcW w:w="1276" w:type="dxa"/>
            <w:tcPrChange w:id="1395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396" w:author="wait lee" w:date="2015-05-08T17:27:00Z"/>
              </w:rPr>
            </w:pPr>
          </w:p>
        </w:tc>
        <w:tc>
          <w:tcPr>
            <w:tcW w:w="1276" w:type="dxa"/>
            <w:tcPrChange w:id="1397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850" w:type="dxa"/>
            <w:tcPrChange w:id="1398" w:author="wait lee" w:date="2015-05-08T17:27:00Z">
              <w:tcPr>
                <w:tcW w:w="850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064" w:type="dxa"/>
            <w:tcPrChange w:id="1399" w:author="wait lee" w:date="2015-05-08T17:27:00Z">
              <w:tcPr>
                <w:tcW w:w="206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具有唯一性</w:t>
            </w:r>
            <w:r>
              <w:rPr>
                <w:rFonts w:hint="eastAsia"/>
              </w:rPr>
              <w:t xml:space="preserve"> </w:t>
            </w:r>
          </w:p>
        </w:tc>
      </w:tr>
      <w:tr w:rsidR="008C4456" w:rsidTr="008C4456">
        <w:tc>
          <w:tcPr>
            <w:tcW w:w="661" w:type="dxa"/>
            <w:tcPrChange w:id="1400" w:author="wait lee" w:date="2015-05-08T17:27:00Z">
              <w:tcPr>
                <w:tcW w:w="6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461" w:type="dxa"/>
            <w:tcPrChange w:id="1401" w:author="wait lee" w:date="2015-05-08T17:27:00Z">
              <w:tcPr>
                <w:tcW w:w="14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付款人</w:t>
            </w:r>
            <w:r>
              <w:rPr>
                <w:rFonts w:hint="eastAsia"/>
              </w:rPr>
              <w:t>id</w:t>
            </w:r>
          </w:p>
        </w:tc>
        <w:tc>
          <w:tcPr>
            <w:tcW w:w="1984" w:type="dxa"/>
            <w:tcPrChange w:id="1402" w:author="wait lee" w:date="2015-05-08T17:27:00Z">
              <w:tcPr>
                <w:tcW w:w="198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pay_user_id</w:t>
            </w:r>
            <w:proofErr w:type="spellEnd"/>
          </w:p>
        </w:tc>
        <w:tc>
          <w:tcPr>
            <w:tcW w:w="1276" w:type="dxa"/>
            <w:tcPrChange w:id="1403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04" w:author="wait lee" w:date="2015-05-08T17:27:00Z"/>
              </w:rPr>
            </w:pPr>
          </w:p>
        </w:tc>
        <w:tc>
          <w:tcPr>
            <w:tcW w:w="1276" w:type="dxa"/>
            <w:tcPrChange w:id="1405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850" w:type="dxa"/>
            <w:tcPrChange w:id="1406" w:author="wait lee" w:date="2015-05-08T17:27:00Z">
              <w:tcPr>
                <w:tcW w:w="850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2064" w:type="dxa"/>
            <w:tcPrChange w:id="1407" w:author="wait lee" w:date="2015-05-08T17:27:00Z">
              <w:tcPr>
                <w:tcW w:w="206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付款用户</w:t>
            </w:r>
            <w:r>
              <w:rPr>
                <w:rFonts w:hint="eastAsia"/>
              </w:rPr>
              <w:t>id</w:t>
            </w:r>
          </w:p>
        </w:tc>
      </w:tr>
      <w:tr w:rsidR="008C4456" w:rsidTr="008C4456">
        <w:tc>
          <w:tcPr>
            <w:tcW w:w="661" w:type="dxa"/>
            <w:tcPrChange w:id="1408" w:author="wait lee" w:date="2015-05-08T17:27:00Z">
              <w:tcPr>
                <w:tcW w:w="6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461" w:type="dxa"/>
            <w:tcPrChange w:id="1409" w:author="wait lee" w:date="2015-05-08T17:27:00Z">
              <w:tcPr>
                <w:tcW w:w="14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收款人</w:t>
            </w:r>
            <w:r>
              <w:t>id</w:t>
            </w:r>
          </w:p>
        </w:tc>
        <w:tc>
          <w:tcPr>
            <w:tcW w:w="1984" w:type="dxa"/>
            <w:tcPrChange w:id="1410" w:author="wait lee" w:date="2015-05-08T17:27:00Z">
              <w:tcPr>
                <w:tcW w:w="198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receive_user_id</w:t>
            </w:r>
            <w:proofErr w:type="spellEnd"/>
          </w:p>
        </w:tc>
        <w:tc>
          <w:tcPr>
            <w:tcW w:w="1276" w:type="dxa"/>
            <w:tcPrChange w:id="1411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12" w:author="wait lee" w:date="2015-05-08T17:27:00Z"/>
              </w:rPr>
            </w:pPr>
          </w:p>
        </w:tc>
        <w:tc>
          <w:tcPr>
            <w:tcW w:w="1276" w:type="dxa"/>
            <w:tcPrChange w:id="1413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t>v</w:t>
            </w:r>
            <w:r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(50</w:t>
            </w:r>
            <w:r>
              <w:rPr>
                <w:rFonts w:hint="eastAsia"/>
              </w:rPr>
              <w:t>）</w:t>
            </w:r>
          </w:p>
        </w:tc>
        <w:tc>
          <w:tcPr>
            <w:tcW w:w="850" w:type="dxa"/>
            <w:tcPrChange w:id="1414" w:author="wait lee" w:date="2015-05-08T17:27:00Z">
              <w:tcPr>
                <w:tcW w:w="850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2064" w:type="dxa"/>
            <w:tcPrChange w:id="1415" w:author="wait lee" w:date="2015-05-08T17:27:00Z">
              <w:tcPr>
                <w:tcW w:w="206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收款用户</w:t>
            </w:r>
            <w:r>
              <w:rPr>
                <w:rFonts w:hint="eastAsia"/>
              </w:rPr>
              <w:t>id</w:t>
            </w:r>
          </w:p>
        </w:tc>
      </w:tr>
      <w:tr w:rsidR="008C4456" w:rsidTr="008C4456">
        <w:tc>
          <w:tcPr>
            <w:tcW w:w="661" w:type="dxa"/>
            <w:tcPrChange w:id="1416" w:author="wait lee" w:date="2015-05-08T17:27:00Z">
              <w:tcPr>
                <w:tcW w:w="6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t>4</w:t>
            </w:r>
          </w:p>
        </w:tc>
        <w:tc>
          <w:tcPr>
            <w:tcW w:w="1461" w:type="dxa"/>
            <w:tcPrChange w:id="1417" w:author="wait lee" w:date="2015-05-08T17:27:00Z">
              <w:tcPr>
                <w:tcW w:w="14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交易金额</w:t>
            </w:r>
          </w:p>
        </w:tc>
        <w:tc>
          <w:tcPr>
            <w:tcW w:w="1984" w:type="dxa"/>
            <w:tcPrChange w:id="1418" w:author="wait lee" w:date="2015-05-08T17:27:00Z">
              <w:tcPr>
                <w:tcW w:w="198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spellStart"/>
            <w:r w:rsidRPr="006A1365">
              <w:t>transaction</w:t>
            </w:r>
            <w:r>
              <w:t>_amount</w:t>
            </w:r>
            <w:proofErr w:type="spellEnd"/>
          </w:p>
        </w:tc>
        <w:tc>
          <w:tcPr>
            <w:tcW w:w="1276" w:type="dxa"/>
            <w:tcPrChange w:id="1419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20" w:author="wait lee" w:date="2015-05-08T17:27:00Z"/>
              </w:rPr>
            </w:pPr>
          </w:p>
        </w:tc>
        <w:tc>
          <w:tcPr>
            <w:tcW w:w="1276" w:type="dxa"/>
            <w:tcPrChange w:id="1421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r>
              <w:t>30)</w:t>
            </w:r>
          </w:p>
        </w:tc>
        <w:tc>
          <w:tcPr>
            <w:tcW w:w="850" w:type="dxa"/>
            <w:tcPrChange w:id="1422" w:author="wait lee" w:date="2015-05-08T17:27:00Z">
              <w:tcPr>
                <w:tcW w:w="850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064" w:type="dxa"/>
            <w:tcPrChange w:id="1423" w:author="wait lee" w:date="2015-05-08T17:27:00Z">
              <w:tcPr>
                <w:tcW w:w="206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交易金额</w:t>
            </w:r>
          </w:p>
        </w:tc>
      </w:tr>
      <w:tr w:rsidR="008C4456" w:rsidTr="008C4456">
        <w:tc>
          <w:tcPr>
            <w:tcW w:w="661" w:type="dxa"/>
            <w:tcPrChange w:id="1424" w:author="wait lee" w:date="2015-05-08T17:27:00Z">
              <w:tcPr>
                <w:tcW w:w="6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t>5</w:t>
            </w:r>
          </w:p>
        </w:tc>
        <w:tc>
          <w:tcPr>
            <w:tcW w:w="1461" w:type="dxa"/>
            <w:tcPrChange w:id="1425" w:author="wait lee" w:date="2015-05-08T17:27:00Z">
              <w:tcPr>
                <w:tcW w:w="14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交易状态</w:t>
            </w:r>
          </w:p>
        </w:tc>
        <w:tc>
          <w:tcPr>
            <w:tcW w:w="1984" w:type="dxa"/>
            <w:tcPrChange w:id="1426" w:author="wait lee" w:date="2015-05-08T17:27:00Z">
              <w:tcPr>
                <w:tcW w:w="1984" w:type="dxa"/>
              </w:tcPr>
            </w:tcPrChange>
          </w:tcPr>
          <w:p w:rsidR="008C4456" w:rsidRDefault="00060116" w:rsidP="0097399F">
            <w:pPr>
              <w:pStyle w:val="a3"/>
              <w:spacing w:line="276" w:lineRule="auto"/>
              <w:ind w:firstLineChars="0" w:firstLine="0"/>
            </w:pPr>
            <w:r>
              <w:t>S</w:t>
            </w:r>
            <w:r w:rsidR="008C4456">
              <w:rPr>
                <w:rFonts w:hint="eastAsia"/>
              </w:rPr>
              <w:t>tatus</w:t>
            </w:r>
          </w:p>
        </w:tc>
        <w:tc>
          <w:tcPr>
            <w:tcW w:w="1276" w:type="dxa"/>
            <w:tcPrChange w:id="1427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28" w:author="wait lee" w:date="2015-05-08T17:27:00Z"/>
              </w:rPr>
            </w:pPr>
          </w:p>
        </w:tc>
        <w:tc>
          <w:tcPr>
            <w:tcW w:w="1276" w:type="dxa"/>
            <w:tcPrChange w:id="1429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r>
              <w:t>3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PrChange w:id="1430" w:author="wait lee" w:date="2015-05-08T17:27:00Z">
              <w:tcPr>
                <w:tcW w:w="850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  <w:tc>
          <w:tcPr>
            <w:tcW w:w="2064" w:type="dxa"/>
            <w:tcPrChange w:id="1431" w:author="wait lee" w:date="2015-05-08T17:27:00Z">
              <w:tcPr>
                <w:tcW w:w="206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</w:pPr>
            <w:r>
              <w:rPr>
                <w:rFonts w:hint="eastAsia"/>
              </w:rPr>
              <w:t>交易状态</w:t>
            </w:r>
          </w:p>
        </w:tc>
      </w:tr>
      <w:tr w:rsidR="008C4456" w:rsidTr="008C4456">
        <w:trPr>
          <w:ins w:id="1432" w:author="wait lee" w:date="2015-05-08T17:23:00Z"/>
        </w:trPr>
        <w:tc>
          <w:tcPr>
            <w:tcW w:w="661" w:type="dxa"/>
            <w:tcPrChange w:id="1433" w:author="wait lee" w:date="2015-05-08T17:27:00Z">
              <w:tcPr>
                <w:tcW w:w="6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34" w:author="wait lee" w:date="2015-05-08T17:23:00Z"/>
              </w:rPr>
            </w:pPr>
            <w:ins w:id="1435" w:author="wait lee" w:date="2015-05-08T17:23:00Z">
              <w:r>
                <w:rPr>
                  <w:rFonts w:hint="eastAsia"/>
                </w:rPr>
                <w:t>6</w:t>
              </w:r>
            </w:ins>
          </w:p>
        </w:tc>
        <w:tc>
          <w:tcPr>
            <w:tcW w:w="1461" w:type="dxa"/>
            <w:tcPrChange w:id="1436" w:author="wait lee" w:date="2015-05-08T17:27:00Z">
              <w:tcPr>
                <w:tcW w:w="14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37" w:author="wait lee" w:date="2015-05-08T17:23:00Z"/>
              </w:rPr>
            </w:pPr>
            <w:ins w:id="1438" w:author="wait lee" w:date="2015-05-08T17:24:00Z">
              <w:r>
                <w:rPr>
                  <w:rFonts w:hint="eastAsia"/>
                </w:rPr>
                <w:t>批准人员</w:t>
              </w:r>
            </w:ins>
          </w:p>
        </w:tc>
        <w:tc>
          <w:tcPr>
            <w:tcW w:w="1984" w:type="dxa"/>
            <w:tcPrChange w:id="1439" w:author="wait lee" w:date="2015-05-08T17:27:00Z">
              <w:tcPr>
                <w:tcW w:w="198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40" w:author="wait lee" w:date="2015-05-08T17:23:00Z"/>
              </w:rPr>
            </w:pPr>
            <w:proofErr w:type="spellStart"/>
            <w:ins w:id="1441" w:author="wait lee" w:date="2015-05-08T17:25:00Z">
              <w:r>
                <w:t>authorize_person</w:t>
              </w:r>
            </w:ins>
            <w:proofErr w:type="spellEnd"/>
          </w:p>
        </w:tc>
        <w:tc>
          <w:tcPr>
            <w:tcW w:w="1276" w:type="dxa"/>
            <w:tcPrChange w:id="1442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43" w:author="wait lee" w:date="2015-05-08T17:27:00Z"/>
              </w:rPr>
            </w:pPr>
          </w:p>
        </w:tc>
        <w:tc>
          <w:tcPr>
            <w:tcW w:w="1276" w:type="dxa"/>
            <w:tcPrChange w:id="1444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45" w:author="wait lee" w:date="2015-05-08T17:23:00Z"/>
              </w:rPr>
            </w:pPr>
            <w:proofErr w:type="spellStart"/>
            <w:ins w:id="1446" w:author="wait lee" w:date="2015-05-08T17:24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(50)</w:t>
              </w:r>
            </w:ins>
          </w:p>
        </w:tc>
        <w:tc>
          <w:tcPr>
            <w:tcW w:w="850" w:type="dxa"/>
            <w:tcPrChange w:id="1447" w:author="wait lee" w:date="2015-05-08T17:27:00Z">
              <w:tcPr>
                <w:tcW w:w="850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48" w:author="wait lee" w:date="2015-05-08T17:23:00Z"/>
              </w:rPr>
            </w:pPr>
            <w:proofErr w:type="gramStart"/>
            <w:ins w:id="1449" w:author="wait lee" w:date="2015-05-08T17:24:00Z">
              <w:r>
                <w:rPr>
                  <w:rFonts w:hint="eastAsia"/>
                </w:rPr>
                <w:t>外键</w:t>
              </w:r>
            </w:ins>
            <w:proofErr w:type="gramEnd"/>
          </w:p>
        </w:tc>
        <w:tc>
          <w:tcPr>
            <w:tcW w:w="2064" w:type="dxa"/>
            <w:tcPrChange w:id="1450" w:author="wait lee" w:date="2015-05-08T17:27:00Z">
              <w:tcPr>
                <w:tcW w:w="206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51" w:author="wait lee" w:date="2015-05-08T17:23:00Z"/>
              </w:rPr>
            </w:pPr>
            <w:ins w:id="1452" w:author="wait lee" w:date="2015-05-08T17:25:00Z">
              <w:r>
                <w:rPr>
                  <w:rFonts w:hint="eastAsia"/>
                </w:rPr>
                <w:t>批准人员</w:t>
              </w:r>
            </w:ins>
          </w:p>
        </w:tc>
      </w:tr>
      <w:tr w:rsidR="008C4456" w:rsidTr="008C4456">
        <w:trPr>
          <w:ins w:id="1453" w:author="wait lee" w:date="2015-05-08T17:24:00Z"/>
        </w:trPr>
        <w:tc>
          <w:tcPr>
            <w:tcW w:w="661" w:type="dxa"/>
            <w:tcPrChange w:id="1454" w:author="wait lee" w:date="2015-05-08T17:27:00Z">
              <w:tcPr>
                <w:tcW w:w="6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55" w:author="wait lee" w:date="2015-05-08T17:24:00Z"/>
              </w:rPr>
            </w:pPr>
            <w:ins w:id="1456" w:author="wait lee" w:date="2015-05-08T17:24:00Z">
              <w:r>
                <w:rPr>
                  <w:rFonts w:hint="eastAsia"/>
                </w:rPr>
                <w:t>7</w:t>
              </w:r>
            </w:ins>
          </w:p>
        </w:tc>
        <w:tc>
          <w:tcPr>
            <w:tcW w:w="1461" w:type="dxa"/>
            <w:tcPrChange w:id="1457" w:author="wait lee" w:date="2015-05-08T17:27:00Z">
              <w:tcPr>
                <w:tcW w:w="1461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58" w:author="wait lee" w:date="2015-05-08T17:24:00Z"/>
              </w:rPr>
            </w:pPr>
            <w:ins w:id="1459" w:author="wait lee" w:date="2015-05-08T17:24:00Z">
              <w:r>
                <w:rPr>
                  <w:rFonts w:hint="eastAsia"/>
                </w:rPr>
                <w:t>申请人员</w:t>
              </w:r>
            </w:ins>
          </w:p>
        </w:tc>
        <w:tc>
          <w:tcPr>
            <w:tcW w:w="1984" w:type="dxa"/>
            <w:tcPrChange w:id="1460" w:author="wait lee" w:date="2015-05-08T17:27:00Z">
              <w:tcPr>
                <w:tcW w:w="198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61" w:author="wait lee" w:date="2015-05-08T17:24:00Z"/>
              </w:rPr>
            </w:pPr>
            <w:proofErr w:type="spellStart"/>
            <w:ins w:id="1462" w:author="wait lee" w:date="2015-05-08T17:25:00Z">
              <w:r>
                <w:rPr>
                  <w:rFonts w:hint="eastAsia"/>
                </w:rPr>
                <w:t>apply</w:t>
              </w:r>
              <w:r>
                <w:t>_person</w:t>
              </w:r>
            </w:ins>
            <w:proofErr w:type="spellEnd"/>
          </w:p>
        </w:tc>
        <w:tc>
          <w:tcPr>
            <w:tcW w:w="1276" w:type="dxa"/>
            <w:tcPrChange w:id="1463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64" w:author="wait lee" w:date="2015-05-08T17:27:00Z"/>
              </w:rPr>
            </w:pPr>
          </w:p>
        </w:tc>
        <w:tc>
          <w:tcPr>
            <w:tcW w:w="1276" w:type="dxa"/>
            <w:tcPrChange w:id="1465" w:author="wait lee" w:date="2015-05-08T17:27:00Z">
              <w:tcPr>
                <w:tcW w:w="1276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66" w:author="wait lee" w:date="2015-05-08T17:24:00Z"/>
              </w:rPr>
            </w:pPr>
            <w:proofErr w:type="spellStart"/>
            <w:ins w:id="1467" w:author="wait lee" w:date="2015-05-08T17:24:00Z">
              <w:r>
                <w:rPr>
                  <w:rFonts w:hint="eastAsia"/>
                </w:rPr>
                <w:t>varchar</w:t>
              </w:r>
              <w:proofErr w:type="spellEnd"/>
              <w:r>
                <w:rPr>
                  <w:rFonts w:hint="eastAsia"/>
                </w:rPr>
                <w:t>(50)</w:t>
              </w:r>
            </w:ins>
          </w:p>
        </w:tc>
        <w:tc>
          <w:tcPr>
            <w:tcW w:w="850" w:type="dxa"/>
            <w:tcPrChange w:id="1468" w:author="wait lee" w:date="2015-05-08T17:27:00Z">
              <w:tcPr>
                <w:tcW w:w="850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69" w:author="wait lee" w:date="2015-05-08T17:24:00Z"/>
              </w:rPr>
            </w:pPr>
            <w:proofErr w:type="gramStart"/>
            <w:ins w:id="1470" w:author="wait lee" w:date="2015-05-08T17:24:00Z">
              <w:r>
                <w:rPr>
                  <w:rFonts w:hint="eastAsia"/>
                </w:rPr>
                <w:t>外键</w:t>
              </w:r>
              <w:proofErr w:type="gramEnd"/>
            </w:ins>
          </w:p>
        </w:tc>
        <w:tc>
          <w:tcPr>
            <w:tcW w:w="2064" w:type="dxa"/>
            <w:tcPrChange w:id="1471" w:author="wait lee" w:date="2015-05-08T17:27:00Z">
              <w:tcPr>
                <w:tcW w:w="2064" w:type="dxa"/>
              </w:tcPr>
            </w:tcPrChange>
          </w:tcPr>
          <w:p w:rsidR="008C4456" w:rsidRDefault="008C4456" w:rsidP="0097399F">
            <w:pPr>
              <w:pStyle w:val="a3"/>
              <w:spacing w:line="276" w:lineRule="auto"/>
              <w:ind w:firstLineChars="0" w:firstLine="0"/>
              <w:rPr>
                <w:ins w:id="1472" w:author="wait lee" w:date="2015-05-08T17:24:00Z"/>
              </w:rPr>
            </w:pPr>
            <w:ins w:id="1473" w:author="wait lee" w:date="2015-05-08T17:25:00Z">
              <w:r>
                <w:rPr>
                  <w:rFonts w:hint="eastAsia"/>
                </w:rPr>
                <w:t>申请人员</w:t>
              </w:r>
            </w:ins>
          </w:p>
        </w:tc>
      </w:tr>
    </w:tbl>
    <w:p w:rsidR="00AD53BA" w:rsidRPr="00986296" w:rsidRDefault="00D01B7A" w:rsidP="00290F86">
      <w:pPr>
        <w:spacing w:line="276" w:lineRule="auto"/>
        <w:rPr>
          <w:sz w:val="24"/>
        </w:rPr>
      </w:pPr>
      <w:r w:rsidRPr="00986296">
        <w:rPr>
          <w:rFonts w:hint="eastAsia"/>
          <w:sz w:val="24"/>
        </w:rPr>
        <w:t>2.1.3</w:t>
      </w:r>
      <w:r w:rsidR="00290F86" w:rsidRPr="00986296">
        <w:rPr>
          <w:sz w:val="24"/>
        </w:rPr>
        <w:t>数据库</w:t>
      </w:r>
      <w:r w:rsidR="00290F86" w:rsidRPr="00986296">
        <w:rPr>
          <w:sz w:val="24"/>
        </w:rPr>
        <w:t>E-R</w:t>
      </w:r>
      <w:r w:rsidR="00290F86" w:rsidRPr="00986296">
        <w:rPr>
          <w:sz w:val="24"/>
        </w:rPr>
        <w:t>图</w:t>
      </w:r>
    </w:p>
    <w:p w:rsidR="00290F86" w:rsidRPr="000271CE" w:rsidRDefault="007E277B" w:rsidP="00290F86">
      <w:pPr>
        <w:spacing w:line="276" w:lineRule="auto"/>
      </w:pPr>
      <w:r>
        <w:object w:dxaOrig="15795" w:dyaOrig="14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368.05pt" o:ole="">
            <v:imagedata r:id="rId9" o:title=""/>
          </v:shape>
          <o:OLEObject Type="Embed" ProgID="Visio.Drawing.15" ShapeID="_x0000_i1025" DrawAspect="Content" ObjectID="_1492802266" r:id="rId10"/>
        </w:object>
      </w:r>
    </w:p>
    <w:p w:rsidR="00290F86" w:rsidRPr="00986296" w:rsidRDefault="006153B7" w:rsidP="00290F86">
      <w:pPr>
        <w:spacing w:line="276" w:lineRule="auto"/>
        <w:rPr>
          <w:sz w:val="24"/>
        </w:rPr>
      </w:pPr>
      <w:r w:rsidRPr="00986296">
        <w:rPr>
          <w:rFonts w:hint="eastAsia"/>
          <w:sz w:val="24"/>
        </w:rPr>
        <w:t>2.1.4</w:t>
      </w:r>
      <w:r w:rsidRPr="00986296">
        <w:rPr>
          <w:sz w:val="24"/>
        </w:rPr>
        <w:t xml:space="preserve"> </w:t>
      </w:r>
      <w:r w:rsidRPr="00986296">
        <w:rPr>
          <w:sz w:val="24"/>
        </w:rPr>
        <w:t>数据源说明</w:t>
      </w:r>
    </w:p>
    <w:p w:rsidR="00522162" w:rsidRDefault="00522162" w:rsidP="00290F86">
      <w:pPr>
        <w:spacing w:line="276" w:lineRule="auto"/>
      </w:pPr>
      <w:r>
        <w:tab/>
      </w:r>
      <w:proofErr w:type="spellStart"/>
      <w:r w:rsidR="006153B7">
        <w:t>Mysql</w:t>
      </w:r>
      <w:proofErr w:type="spellEnd"/>
      <w:r>
        <w:t>数据库登录名：</w:t>
      </w:r>
      <w:r>
        <w:t>****</w:t>
      </w:r>
      <w:r>
        <w:tab/>
      </w:r>
      <w:r>
        <w:t>密码：</w:t>
      </w:r>
      <w:r>
        <w:t>****</w:t>
      </w:r>
    </w:p>
    <w:p w:rsidR="00290F86" w:rsidRPr="00C00972" w:rsidRDefault="00C00972" w:rsidP="00C00972">
      <w:pPr>
        <w:spacing w:after="240" w:line="276" w:lineRule="auto"/>
        <w:jc w:val="center"/>
        <w:rPr>
          <w:sz w:val="28"/>
          <w:szCs w:val="28"/>
        </w:rPr>
      </w:pPr>
      <w:r w:rsidRPr="00C00972">
        <w:rPr>
          <w:rFonts w:hint="eastAsia"/>
          <w:sz w:val="28"/>
          <w:szCs w:val="28"/>
        </w:rPr>
        <w:t>2.2</w:t>
      </w:r>
      <w:r w:rsidRPr="00C00972">
        <w:rPr>
          <w:rFonts w:hint="eastAsia"/>
          <w:sz w:val="28"/>
          <w:szCs w:val="28"/>
        </w:rPr>
        <w:t>系统功能实现</w:t>
      </w:r>
    </w:p>
    <w:p w:rsidR="00C00972" w:rsidRPr="00DA483A" w:rsidRDefault="00C00972" w:rsidP="00C00972">
      <w:pPr>
        <w:spacing w:line="276" w:lineRule="auto"/>
        <w:rPr>
          <w:sz w:val="24"/>
        </w:rPr>
      </w:pPr>
      <w:r w:rsidRPr="00DA483A">
        <w:rPr>
          <w:sz w:val="24"/>
        </w:rPr>
        <w:t>2.2.1</w:t>
      </w:r>
      <w:r w:rsidRPr="00DA483A">
        <w:rPr>
          <w:sz w:val="24"/>
        </w:rPr>
        <w:t>系统登陆</w:t>
      </w:r>
    </w:p>
    <w:p w:rsidR="00094504" w:rsidRDefault="00094504" w:rsidP="00094504">
      <w:pPr>
        <w:spacing w:line="276" w:lineRule="auto"/>
        <w:ind w:firstLineChars="200" w:firstLine="420"/>
      </w:pPr>
      <w:r>
        <w:rPr>
          <w:rFonts w:hint="eastAsia"/>
        </w:rPr>
        <w:t>根据需求，管理系统预定设定</w:t>
      </w:r>
      <w:r w:rsidRPr="00E612FD">
        <w:rPr>
          <w:rFonts w:hint="eastAsia"/>
        </w:rPr>
        <w:t>超级管理员、数据库管理员、支付会计，支付出纳员</w:t>
      </w:r>
      <w:r>
        <w:rPr>
          <w:rFonts w:hint="eastAsia"/>
        </w:rPr>
        <w:t>和</w:t>
      </w:r>
      <w:r w:rsidRPr="00E612FD">
        <w:rPr>
          <w:rFonts w:hint="eastAsia"/>
        </w:rPr>
        <w:t>支付监督经理</w:t>
      </w:r>
      <w:r>
        <w:t>五个管理员账号，数据录入员需要申请。五个管理员账号设定如下：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93"/>
        <w:gridCol w:w="1289"/>
        <w:gridCol w:w="1593"/>
        <w:gridCol w:w="1049"/>
        <w:gridCol w:w="1507"/>
        <w:gridCol w:w="1265"/>
      </w:tblGrid>
      <w:tr w:rsidR="00E20DE8" w:rsidTr="00E20DE8">
        <w:tc>
          <w:tcPr>
            <w:tcW w:w="1593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登录名</w:t>
            </w:r>
          </w:p>
        </w:tc>
        <w:tc>
          <w:tcPr>
            <w:tcW w:w="1289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姓名</w:t>
            </w:r>
          </w:p>
        </w:tc>
        <w:tc>
          <w:tcPr>
            <w:tcW w:w="1593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密码</w:t>
            </w:r>
          </w:p>
        </w:tc>
        <w:tc>
          <w:tcPr>
            <w:tcW w:w="1049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邮箱</w:t>
            </w:r>
          </w:p>
        </w:tc>
        <w:tc>
          <w:tcPr>
            <w:tcW w:w="1507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等级</w:t>
            </w:r>
          </w:p>
        </w:tc>
        <w:tc>
          <w:tcPr>
            <w:tcW w:w="1265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状态</w:t>
            </w:r>
          </w:p>
        </w:tc>
      </w:tr>
      <w:tr w:rsidR="00E20DE8" w:rsidTr="00E20DE8">
        <w:tc>
          <w:tcPr>
            <w:tcW w:w="1593" w:type="dxa"/>
          </w:tcPr>
          <w:p w:rsidR="00E20DE8" w:rsidRDefault="00E20DE8" w:rsidP="00E20DE8">
            <w:pPr>
              <w:spacing w:line="276" w:lineRule="auto"/>
            </w:pPr>
            <w:proofErr w:type="spellStart"/>
            <w:r>
              <w:rPr>
                <w:rFonts w:hint="eastAsia"/>
              </w:rPr>
              <w:t>superadmin</w:t>
            </w:r>
            <w:proofErr w:type="spellEnd"/>
          </w:p>
        </w:tc>
        <w:tc>
          <w:tcPr>
            <w:tcW w:w="1289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93" w:type="dxa"/>
          </w:tcPr>
          <w:p w:rsidR="00E20DE8" w:rsidRDefault="00E20DE8" w:rsidP="00E20DE8">
            <w:pPr>
              <w:spacing w:line="276" w:lineRule="auto"/>
            </w:pPr>
            <w:proofErr w:type="spellStart"/>
            <w:r>
              <w:rPr>
                <w:rFonts w:hint="eastAsia"/>
              </w:rPr>
              <w:t>superadmin</w:t>
            </w:r>
            <w:proofErr w:type="spellEnd"/>
          </w:p>
        </w:tc>
        <w:tc>
          <w:tcPr>
            <w:tcW w:w="1049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07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超级管理员</w:t>
            </w:r>
          </w:p>
        </w:tc>
        <w:tc>
          <w:tcPr>
            <w:tcW w:w="1265" w:type="dxa"/>
          </w:tcPr>
          <w:p w:rsidR="00E20DE8" w:rsidRDefault="00E20DE8" w:rsidP="00E20DE8">
            <w:pPr>
              <w:spacing w:line="276" w:lineRule="auto"/>
            </w:pPr>
            <w:r>
              <w:rPr>
                <w:rFonts w:hint="eastAsia"/>
              </w:rPr>
              <w:t>可用</w:t>
            </w:r>
          </w:p>
        </w:tc>
      </w:tr>
      <w:tr w:rsidR="00E20DE8" w:rsidTr="00E20DE8">
        <w:tc>
          <w:tcPr>
            <w:tcW w:w="1593" w:type="dxa"/>
          </w:tcPr>
          <w:p w:rsidR="00E20DE8" w:rsidRDefault="00E20DE8" w:rsidP="00094504">
            <w:pPr>
              <w:spacing w:line="276" w:lineRule="auto"/>
            </w:pPr>
            <w:proofErr w:type="spellStart"/>
            <w:r>
              <w:rPr>
                <w:rFonts w:hint="eastAsia"/>
              </w:rPr>
              <w:t>databaseadmin</w:t>
            </w:r>
            <w:proofErr w:type="spellEnd"/>
          </w:p>
        </w:tc>
        <w:tc>
          <w:tcPr>
            <w:tcW w:w="1289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93" w:type="dxa"/>
          </w:tcPr>
          <w:p w:rsidR="00E20DE8" w:rsidRDefault="00E20DE8" w:rsidP="00094504">
            <w:pPr>
              <w:spacing w:line="276" w:lineRule="auto"/>
            </w:pPr>
            <w:proofErr w:type="spellStart"/>
            <w:r>
              <w:rPr>
                <w:rFonts w:hint="eastAsia"/>
              </w:rPr>
              <w:t>databaseadmin</w:t>
            </w:r>
            <w:proofErr w:type="spellEnd"/>
          </w:p>
        </w:tc>
        <w:tc>
          <w:tcPr>
            <w:tcW w:w="1049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07" w:type="dxa"/>
          </w:tcPr>
          <w:p w:rsidR="00E20DE8" w:rsidRDefault="00E20DE8" w:rsidP="00094504">
            <w:pPr>
              <w:spacing w:line="276" w:lineRule="auto"/>
            </w:pPr>
            <w:r>
              <w:rPr>
                <w:rFonts w:hint="eastAsia"/>
              </w:rPr>
              <w:t>系统管理员</w:t>
            </w:r>
          </w:p>
        </w:tc>
        <w:tc>
          <w:tcPr>
            <w:tcW w:w="1265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可用</w:t>
            </w:r>
          </w:p>
        </w:tc>
      </w:tr>
      <w:tr w:rsidR="00E20DE8" w:rsidTr="00E20DE8">
        <w:tc>
          <w:tcPr>
            <w:tcW w:w="1593" w:type="dxa"/>
          </w:tcPr>
          <w:p w:rsidR="00E20DE8" w:rsidRDefault="0053014F" w:rsidP="00E20DE8">
            <w:pPr>
              <w:spacing w:line="276" w:lineRule="auto"/>
            </w:pPr>
            <w:r w:rsidRPr="0053014F">
              <w:t>accounting</w:t>
            </w:r>
          </w:p>
        </w:tc>
        <w:tc>
          <w:tcPr>
            <w:tcW w:w="1289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93" w:type="dxa"/>
          </w:tcPr>
          <w:p w:rsidR="00E20DE8" w:rsidRDefault="0053014F" w:rsidP="00094504">
            <w:pPr>
              <w:spacing w:line="276" w:lineRule="auto"/>
            </w:pPr>
            <w:r w:rsidRPr="0053014F">
              <w:t>accounting</w:t>
            </w:r>
          </w:p>
        </w:tc>
        <w:tc>
          <w:tcPr>
            <w:tcW w:w="1049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07" w:type="dxa"/>
          </w:tcPr>
          <w:p w:rsidR="00E20DE8" w:rsidRDefault="00E20DE8" w:rsidP="00094504">
            <w:pPr>
              <w:spacing w:line="276" w:lineRule="auto"/>
            </w:pPr>
            <w:r>
              <w:rPr>
                <w:rFonts w:hint="eastAsia"/>
              </w:rPr>
              <w:t>支付会计</w:t>
            </w:r>
          </w:p>
        </w:tc>
        <w:tc>
          <w:tcPr>
            <w:tcW w:w="1265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可用</w:t>
            </w:r>
          </w:p>
        </w:tc>
      </w:tr>
      <w:tr w:rsidR="00E20DE8" w:rsidTr="00E20DE8">
        <w:tc>
          <w:tcPr>
            <w:tcW w:w="1593" w:type="dxa"/>
          </w:tcPr>
          <w:p w:rsidR="00E20DE8" w:rsidRDefault="0053014F" w:rsidP="00094504">
            <w:pPr>
              <w:spacing w:line="276" w:lineRule="auto"/>
            </w:pPr>
            <w:r w:rsidRPr="0053014F">
              <w:t>cashier</w:t>
            </w:r>
          </w:p>
        </w:tc>
        <w:tc>
          <w:tcPr>
            <w:tcW w:w="1289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93" w:type="dxa"/>
          </w:tcPr>
          <w:p w:rsidR="00E20DE8" w:rsidRDefault="0053014F" w:rsidP="00094504">
            <w:pPr>
              <w:spacing w:line="276" w:lineRule="auto"/>
            </w:pPr>
            <w:r w:rsidRPr="0053014F">
              <w:t>cashier</w:t>
            </w:r>
          </w:p>
        </w:tc>
        <w:tc>
          <w:tcPr>
            <w:tcW w:w="1049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07" w:type="dxa"/>
          </w:tcPr>
          <w:p w:rsidR="00E20DE8" w:rsidRDefault="00E20DE8" w:rsidP="00094504">
            <w:pPr>
              <w:spacing w:line="276" w:lineRule="auto"/>
            </w:pPr>
            <w:r>
              <w:rPr>
                <w:rFonts w:hint="eastAsia"/>
              </w:rPr>
              <w:t>支付出纳员</w:t>
            </w:r>
          </w:p>
        </w:tc>
        <w:tc>
          <w:tcPr>
            <w:tcW w:w="1265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可用</w:t>
            </w:r>
          </w:p>
        </w:tc>
      </w:tr>
      <w:tr w:rsidR="00E20DE8" w:rsidTr="00E20DE8">
        <w:tc>
          <w:tcPr>
            <w:tcW w:w="1593" w:type="dxa"/>
          </w:tcPr>
          <w:p w:rsidR="00E20DE8" w:rsidRDefault="0053014F" w:rsidP="00094504">
            <w:pPr>
              <w:spacing w:line="276" w:lineRule="auto"/>
            </w:pPr>
            <w:proofErr w:type="spellStart"/>
            <w:r>
              <w:t>pay</w:t>
            </w:r>
            <w:r w:rsidRPr="0053014F">
              <w:t>manager</w:t>
            </w:r>
            <w:proofErr w:type="spellEnd"/>
          </w:p>
        </w:tc>
        <w:tc>
          <w:tcPr>
            <w:tcW w:w="1289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93" w:type="dxa"/>
          </w:tcPr>
          <w:p w:rsidR="00E20DE8" w:rsidRDefault="0053014F" w:rsidP="00094504">
            <w:pPr>
              <w:spacing w:line="276" w:lineRule="auto"/>
            </w:pPr>
            <w:proofErr w:type="spellStart"/>
            <w:r>
              <w:t>pay</w:t>
            </w:r>
            <w:r w:rsidRPr="0053014F">
              <w:t>manager</w:t>
            </w:r>
            <w:proofErr w:type="spellEnd"/>
          </w:p>
        </w:tc>
        <w:tc>
          <w:tcPr>
            <w:tcW w:w="1049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****</w:t>
            </w:r>
          </w:p>
        </w:tc>
        <w:tc>
          <w:tcPr>
            <w:tcW w:w="1507" w:type="dxa"/>
          </w:tcPr>
          <w:p w:rsidR="00E20DE8" w:rsidRDefault="00E20DE8" w:rsidP="00094504">
            <w:pPr>
              <w:spacing w:line="276" w:lineRule="auto"/>
            </w:pPr>
            <w:r>
              <w:rPr>
                <w:rFonts w:hint="eastAsia"/>
              </w:rPr>
              <w:t>支付监督经理</w:t>
            </w:r>
          </w:p>
        </w:tc>
        <w:tc>
          <w:tcPr>
            <w:tcW w:w="1265" w:type="dxa"/>
          </w:tcPr>
          <w:p w:rsidR="00E20DE8" w:rsidRDefault="0053014F" w:rsidP="00094504">
            <w:pPr>
              <w:spacing w:line="276" w:lineRule="auto"/>
            </w:pPr>
            <w:r>
              <w:rPr>
                <w:rFonts w:hint="eastAsia"/>
              </w:rPr>
              <w:t>可用</w:t>
            </w:r>
          </w:p>
        </w:tc>
      </w:tr>
    </w:tbl>
    <w:p w:rsidR="00094504" w:rsidRDefault="0053014F" w:rsidP="00094504">
      <w:pPr>
        <w:spacing w:line="276" w:lineRule="auto"/>
        <w:ind w:firstLineChars="200" w:firstLine="420"/>
      </w:pPr>
      <w:r>
        <w:rPr>
          <w:rFonts w:hint="eastAsia"/>
        </w:rPr>
        <w:t>系统登陆：管理员可以使用上表中相应的账号密码进行登陆，数据登陆员可以使用申请的账号密码进行登陆。如果没有账号，可以转到成员申请页面。</w:t>
      </w:r>
    </w:p>
    <w:p w:rsidR="0053014F" w:rsidRPr="00DA483A" w:rsidRDefault="0053014F" w:rsidP="0053014F">
      <w:pPr>
        <w:spacing w:line="276" w:lineRule="auto"/>
        <w:rPr>
          <w:sz w:val="24"/>
        </w:rPr>
      </w:pPr>
      <w:r w:rsidRPr="00DA483A">
        <w:rPr>
          <w:sz w:val="24"/>
        </w:rPr>
        <w:t>2.2.1</w:t>
      </w:r>
      <w:r>
        <w:rPr>
          <w:sz w:val="24"/>
        </w:rPr>
        <w:t>管理成员申请</w:t>
      </w:r>
    </w:p>
    <w:p w:rsidR="0053014F" w:rsidRPr="00380EBE" w:rsidRDefault="00066A3C" w:rsidP="00066A3C">
      <w:pPr>
        <w:spacing w:line="276" w:lineRule="auto"/>
        <w:ind w:firstLineChars="200" w:firstLine="420"/>
      </w:pPr>
      <w:r>
        <w:rPr>
          <w:rFonts w:hint="eastAsia"/>
        </w:rPr>
        <w:t>申请成为管理成员，首先选择成员的类别，然后输入相应的申请信息，包括</w:t>
      </w:r>
      <w:r w:rsidRPr="00E612FD">
        <w:rPr>
          <w:rFonts w:hint="eastAsia"/>
        </w:rPr>
        <w:t>账号</w:t>
      </w:r>
      <w:r>
        <w:rPr>
          <w:rFonts w:hint="eastAsia"/>
        </w:rPr>
        <w:t>、名字</w:t>
      </w:r>
      <w:r w:rsidRPr="00E612FD">
        <w:rPr>
          <w:rFonts w:hint="eastAsia"/>
        </w:rPr>
        <w:t>、</w:t>
      </w:r>
      <w:r w:rsidRPr="00E612FD">
        <w:rPr>
          <w:rFonts w:hint="eastAsia"/>
        </w:rPr>
        <w:lastRenderedPageBreak/>
        <w:t>密码、邮箱</w:t>
      </w:r>
      <w:r>
        <w:rPr>
          <w:rFonts w:hint="eastAsia"/>
        </w:rPr>
        <w:t>。</w:t>
      </w:r>
      <w:r w:rsidR="00EF13FB">
        <w:rPr>
          <w:rFonts w:hint="eastAsia"/>
        </w:rPr>
        <w:t>然后提交，等待超级管理员和数据库管理员的批准。</w:t>
      </w:r>
    </w:p>
    <w:p w:rsidR="00F46E42" w:rsidRPr="00094504" w:rsidRDefault="00F46E42" w:rsidP="00F46E42">
      <w:pPr>
        <w:spacing w:line="276" w:lineRule="auto"/>
        <w:jc w:val="left"/>
        <w:rPr>
          <w:sz w:val="24"/>
        </w:rPr>
      </w:pPr>
      <w:r w:rsidRPr="00094504">
        <w:rPr>
          <w:rFonts w:hint="eastAsia"/>
          <w:sz w:val="24"/>
        </w:rPr>
        <w:t>1.2.3</w:t>
      </w:r>
      <w:r w:rsidRPr="00094504">
        <w:rPr>
          <w:sz w:val="24"/>
        </w:rPr>
        <w:t>管理主界面</w:t>
      </w:r>
    </w:p>
    <w:p w:rsidR="00F46E42" w:rsidRPr="005539DA" w:rsidRDefault="00F46E42" w:rsidP="002023E2">
      <w:pPr>
        <w:pStyle w:val="a3"/>
        <w:spacing w:line="276" w:lineRule="auto"/>
        <w:ind w:firstLineChars="0"/>
      </w:pPr>
      <w:r>
        <w:rPr>
          <w:rFonts w:hint="eastAsia"/>
        </w:rPr>
        <w:t>超级管理员</w:t>
      </w:r>
      <w:r w:rsidR="00075830">
        <w:t>可以</w:t>
      </w:r>
      <w:r w:rsidR="002023E2">
        <w:t>查看其他管理员账户信息（不能查看密码），</w:t>
      </w:r>
      <w:r w:rsidR="00075830">
        <w:t>修改其他管理员的邮箱，重置其他管理员的</w:t>
      </w:r>
      <w:r w:rsidR="002023E2">
        <w:t>密码。</w:t>
      </w:r>
      <w:r w:rsidR="00AF4C9D">
        <w:t>超级</w:t>
      </w:r>
      <w:r w:rsidR="002023E2">
        <w:t>管理员页面提供所有管理员列表，列表中显示各个管理员除了密码之外的所有信息</w:t>
      </w:r>
      <w:r w:rsidR="00701B61">
        <w:rPr>
          <w:rFonts w:hint="eastAsia"/>
        </w:rPr>
        <w:t>和</w:t>
      </w:r>
      <w:r w:rsidR="002023E2">
        <w:t>状态，状态包括待审核、正常。</w:t>
      </w:r>
      <w:proofErr w:type="gramStart"/>
      <w:r w:rsidR="002023E2">
        <w:t>当状态</w:t>
      </w:r>
      <w:proofErr w:type="gramEnd"/>
      <w:r w:rsidR="002023E2">
        <w:t>为待审核时，提供通过审核</w:t>
      </w:r>
      <w:r w:rsidR="00AF4CD3">
        <w:t>和驳回申请</w:t>
      </w:r>
      <w:r w:rsidR="002023E2">
        <w:t>按钮，</w:t>
      </w:r>
      <w:proofErr w:type="gramStart"/>
      <w:r w:rsidR="002023E2">
        <w:t>当状态</w:t>
      </w:r>
      <w:proofErr w:type="gramEnd"/>
      <w:r w:rsidR="002023E2">
        <w:t>为正常时，提供修改邮箱和</w:t>
      </w:r>
      <w:r w:rsidR="00BA6FC8">
        <w:t>重置</w:t>
      </w:r>
      <w:r w:rsidR="002023E2">
        <w:t>密码的按钮。</w:t>
      </w:r>
      <w:r w:rsidR="009E011A">
        <w:t>通过审核和驳回按钮触发后会修改相应的数据库，并发送邮箱至申请者邮箱；重置密码按钮触发后悔修改相应的数据库，并发送新密码值当前管理员的邮箱中。</w:t>
      </w:r>
    </w:p>
    <w:p w:rsidR="00F46E42" w:rsidRDefault="00F46E42" w:rsidP="00F75EBA">
      <w:pPr>
        <w:pStyle w:val="a3"/>
        <w:spacing w:line="276" w:lineRule="auto"/>
        <w:ind w:firstLineChars="0"/>
      </w:pPr>
      <w:r w:rsidRPr="00E612FD">
        <w:rPr>
          <w:rFonts w:hint="eastAsia"/>
        </w:rPr>
        <w:t>数据库录入员</w:t>
      </w:r>
      <w:r w:rsidR="0020080C">
        <w:t>负责录入用户</w:t>
      </w:r>
      <w:r w:rsidR="00B651DF">
        <w:t>信息</w:t>
      </w:r>
      <w:r w:rsidR="0020080C">
        <w:t>，</w:t>
      </w:r>
      <w:r w:rsidR="00F75EBA">
        <w:t>手动添加需要输入用户信息</w:t>
      </w:r>
      <w:r w:rsidR="00B651DF">
        <w:t>包括</w:t>
      </w:r>
      <w:r w:rsidR="00F4009E">
        <w:t>必填项，</w:t>
      </w:r>
      <w:r w:rsidR="005F08FF">
        <w:t>登陆名、</w:t>
      </w:r>
      <w:r w:rsidR="00F4009E">
        <w:t>密码</w:t>
      </w:r>
      <w:r w:rsidR="005F08FF">
        <w:t>、</w:t>
      </w:r>
      <w:r w:rsidR="005F08FF">
        <w:t>VIP</w:t>
      </w:r>
      <w:r w:rsidR="005F08FF">
        <w:t>等级</w:t>
      </w:r>
      <w:r w:rsidR="00F75EBA">
        <w:t>、用户状态</w:t>
      </w:r>
      <w:r w:rsidR="00F4009E">
        <w:t>；以及选填项，用户名、邮箱、电话、地址、新浪</w:t>
      </w:r>
      <w:proofErr w:type="gramStart"/>
      <w:r w:rsidR="00F4009E">
        <w:t>帐号</w:t>
      </w:r>
      <w:proofErr w:type="gramEnd"/>
      <w:r w:rsidR="00F4009E">
        <w:t>、</w:t>
      </w:r>
      <w:proofErr w:type="gramStart"/>
      <w:r w:rsidR="00F4009E">
        <w:t>微信账号</w:t>
      </w:r>
      <w:proofErr w:type="gramEnd"/>
      <w:r w:rsidR="00F4009E">
        <w:t>、</w:t>
      </w:r>
      <w:r w:rsidR="00F4009E">
        <w:t>QQ</w:t>
      </w:r>
      <w:r w:rsidR="00F4009E">
        <w:t>账号、支付宝账号、银行卡号、开户名、开户银行、账户余额、冻结余额</w:t>
      </w:r>
      <w:r w:rsidR="00F75EBA">
        <w:t>。自动导入提供从</w:t>
      </w:r>
      <w:r w:rsidR="00F75EBA">
        <w:t>excel</w:t>
      </w:r>
      <w:r w:rsidR="00F75EBA">
        <w:t>表格导入的</w:t>
      </w:r>
      <w:r w:rsidR="00E60881">
        <w:t>功能，</w:t>
      </w:r>
      <w:r w:rsidR="00E60881">
        <w:t>excel</w:t>
      </w:r>
      <w:r w:rsidR="00E60881">
        <w:t>表格需符合以下格式：</w:t>
      </w:r>
    </w:p>
    <w:p w:rsidR="00E60881" w:rsidRDefault="00E60881" w:rsidP="00E60881">
      <w:pPr>
        <w:spacing w:line="276" w:lineRule="auto"/>
      </w:pPr>
      <w:r>
        <w:rPr>
          <w:noProof/>
        </w:rPr>
        <w:drawing>
          <wp:inline distT="0" distB="0" distL="0" distR="0" wp14:anchorId="140467C1" wp14:editId="39527CC5">
            <wp:extent cx="5274310" cy="594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BB" w:rsidRDefault="00F46E42" w:rsidP="00F03EBB">
      <w:pPr>
        <w:spacing w:line="276" w:lineRule="auto"/>
        <w:ind w:firstLineChars="200" w:firstLine="420"/>
      </w:pPr>
      <w:r w:rsidRPr="00E612FD">
        <w:rPr>
          <w:rFonts w:hint="eastAsia"/>
        </w:rPr>
        <w:t>数据库管理员</w:t>
      </w:r>
      <w:r w:rsidR="00F03EBB">
        <w:t>，</w:t>
      </w:r>
      <w:r w:rsidR="00F03EBB">
        <w:rPr>
          <w:rFonts w:hint="eastAsia"/>
        </w:rPr>
        <w:t>修改数据库录入</w:t>
      </w:r>
      <w:r w:rsidR="00F03EBB" w:rsidRPr="006C0724">
        <w:rPr>
          <w:rFonts w:hint="eastAsia"/>
        </w:rPr>
        <w:t>员录入的内容，但是没有权限</w:t>
      </w:r>
      <w:proofErr w:type="gramStart"/>
      <w:r w:rsidR="00F03EBB" w:rsidRPr="006C0724">
        <w:rPr>
          <w:rFonts w:hint="eastAsia"/>
        </w:rPr>
        <w:t>修改自</w:t>
      </w:r>
      <w:proofErr w:type="gramEnd"/>
      <w:r w:rsidR="00F03EBB" w:rsidRPr="006C0724">
        <w:rPr>
          <w:rFonts w:hint="eastAsia"/>
        </w:rPr>
        <w:t>注册用户的任何信息。</w:t>
      </w:r>
      <w:r w:rsidR="00AF4C9D">
        <w:rPr>
          <w:rFonts w:hint="eastAsia"/>
        </w:rPr>
        <w:t>数据库管理员页面提供数据录入员所录入的用户的列表，</w:t>
      </w:r>
      <w:r w:rsidR="00B5511A">
        <w:rPr>
          <w:rFonts w:hint="eastAsia"/>
        </w:rPr>
        <w:t>列表</w:t>
      </w:r>
      <w:proofErr w:type="gramStart"/>
      <w:r w:rsidR="00B5511A">
        <w:rPr>
          <w:rFonts w:hint="eastAsia"/>
        </w:rPr>
        <w:t>项</w:t>
      </w:r>
      <w:r w:rsidR="007E7643">
        <w:rPr>
          <w:rFonts w:hint="eastAsia"/>
        </w:rPr>
        <w:t>包括</w:t>
      </w:r>
      <w:proofErr w:type="gramEnd"/>
      <w:r w:rsidR="007E7643">
        <w:rPr>
          <w:rFonts w:hint="eastAsia"/>
        </w:rPr>
        <w:t>数据库中用户表的相关信息，</w:t>
      </w:r>
      <w:r w:rsidR="00AF4C9D">
        <w:rPr>
          <w:rFonts w:hint="eastAsia"/>
        </w:rPr>
        <w:t>并提供修改信息的功能。</w:t>
      </w:r>
    </w:p>
    <w:p w:rsidR="007E7643" w:rsidRDefault="00F46E42" w:rsidP="004F0CF8">
      <w:pPr>
        <w:pStyle w:val="a3"/>
        <w:spacing w:line="276" w:lineRule="auto"/>
        <w:ind w:firstLineChars="0"/>
      </w:pPr>
      <w:r w:rsidRPr="00E612FD">
        <w:rPr>
          <w:rFonts w:hint="eastAsia"/>
        </w:rPr>
        <w:t>支付会计</w:t>
      </w:r>
      <w:r w:rsidR="007E7643">
        <w:t>，</w:t>
      </w:r>
      <w:r w:rsidR="007E7643">
        <w:rPr>
          <w:rFonts w:hint="eastAsia"/>
        </w:rPr>
        <w:t>有权看到用户财务相关的</w:t>
      </w:r>
      <w:r w:rsidR="007E7643" w:rsidRPr="00EB5A28">
        <w:rPr>
          <w:rFonts w:hint="eastAsia"/>
        </w:rPr>
        <w:t>信息</w:t>
      </w:r>
      <w:r w:rsidR="00B5511A">
        <w:rPr>
          <w:rFonts w:hint="eastAsia"/>
        </w:rPr>
        <w:t>，</w:t>
      </w:r>
      <w:r w:rsidR="007E7643" w:rsidRPr="00EB5A28">
        <w:rPr>
          <w:rFonts w:hint="eastAsia"/>
        </w:rPr>
        <w:t>整理并生成报表</w:t>
      </w:r>
      <w:r w:rsidR="00B5511A">
        <w:rPr>
          <w:rFonts w:hint="eastAsia"/>
        </w:rPr>
        <w:t>,</w:t>
      </w:r>
      <w:r w:rsidR="00B5511A" w:rsidRPr="00B5511A">
        <w:rPr>
          <w:rFonts w:hint="eastAsia"/>
        </w:rPr>
        <w:t xml:space="preserve"> </w:t>
      </w:r>
      <w:r w:rsidR="00B5511A">
        <w:t>支付会计</w:t>
      </w:r>
      <w:r w:rsidR="00B5511A">
        <w:rPr>
          <w:rFonts w:hint="eastAsia"/>
        </w:rPr>
        <w:t>管理员页面提供所有用户的财务相关信息列表，列表</w:t>
      </w:r>
      <w:proofErr w:type="gramStart"/>
      <w:r w:rsidR="00B5511A">
        <w:rPr>
          <w:rFonts w:hint="eastAsia"/>
        </w:rPr>
        <w:t>项包括</w:t>
      </w:r>
      <w:proofErr w:type="gramEnd"/>
      <w:r w:rsidR="00B5511A">
        <w:rPr>
          <w:rFonts w:hint="eastAsia"/>
        </w:rPr>
        <w:t>用户的</w:t>
      </w:r>
      <w:r w:rsidR="00EE53A7">
        <w:rPr>
          <w:rFonts w:hint="eastAsia"/>
        </w:rPr>
        <w:t>登陆号、用户的银行卡号、银行卡开户名、开户地、支付宝账号、账户余额、冻结余额，并提供生成</w:t>
      </w:r>
      <w:r w:rsidR="00EE53A7" w:rsidRPr="00392ECC">
        <w:rPr>
          <w:rFonts w:hint="eastAsia"/>
        </w:rPr>
        <w:t>报表功能</w:t>
      </w:r>
      <w:r w:rsidR="00EE53A7">
        <w:rPr>
          <w:rFonts w:hint="eastAsia"/>
        </w:rPr>
        <w:t>。</w:t>
      </w:r>
      <w:r w:rsidR="004F0CF8">
        <w:rPr>
          <w:rFonts w:hint="eastAsia"/>
        </w:rPr>
        <w:t>支付会计还需要对</w:t>
      </w:r>
      <w:r w:rsidR="007E7643" w:rsidRPr="00EB5A28">
        <w:rPr>
          <w:rFonts w:hint="eastAsia"/>
        </w:rPr>
        <w:t>所有的用户报案进行审核和确认</w:t>
      </w:r>
      <w:r w:rsidR="007E7643">
        <w:rPr>
          <w:rFonts w:hint="eastAsia"/>
        </w:rPr>
        <w:t>，</w:t>
      </w:r>
      <w:r w:rsidR="004F0CF8">
        <w:t>支付会计</w:t>
      </w:r>
      <w:r w:rsidR="004F0CF8">
        <w:rPr>
          <w:rFonts w:hint="eastAsia"/>
        </w:rPr>
        <w:t>管理员页面提供所有</w:t>
      </w:r>
      <w:r w:rsidR="006B0E69">
        <w:rPr>
          <w:rFonts w:hint="eastAsia"/>
        </w:rPr>
        <w:t>报案</w:t>
      </w:r>
      <w:r w:rsidR="004F0CF8">
        <w:rPr>
          <w:rFonts w:hint="eastAsia"/>
        </w:rPr>
        <w:t>信息列表，列表</w:t>
      </w:r>
      <w:proofErr w:type="gramStart"/>
      <w:r w:rsidR="004F0CF8">
        <w:rPr>
          <w:rFonts w:hint="eastAsia"/>
        </w:rPr>
        <w:t>项</w:t>
      </w:r>
      <w:r w:rsidR="007E7643">
        <w:rPr>
          <w:rFonts w:hint="eastAsia"/>
        </w:rPr>
        <w:t>包括</w:t>
      </w:r>
      <w:proofErr w:type="gramEnd"/>
      <w:r w:rsidR="004F0CF8">
        <w:rPr>
          <w:rFonts w:hint="eastAsia"/>
        </w:rPr>
        <w:t>报案</w:t>
      </w:r>
      <w:proofErr w:type="gramStart"/>
      <w:r w:rsidR="007E7643">
        <w:rPr>
          <w:rFonts w:hint="eastAsia"/>
        </w:rPr>
        <w:t>帐户</w:t>
      </w:r>
      <w:proofErr w:type="gramEnd"/>
      <w:r w:rsidR="007E7643">
        <w:rPr>
          <w:rFonts w:hint="eastAsia"/>
        </w:rPr>
        <w:t>名、设备</w:t>
      </w:r>
      <w:r w:rsidR="007E7643">
        <w:rPr>
          <w:rFonts w:hint="eastAsia"/>
        </w:rPr>
        <w:t>mac</w:t>
      </w:r>
      <w:r w:rsidR="007E7643">
        <w:rPr>
          <w:rFonts w:hint="eastAsia"/>
        </w:rPr>
        <w:t>、当前状态</w:t>
      </w:r>
      <w:r w:rsidR="006C2CFE">
        <w:rPr>
          <w:rFonts w:hint="eastAsia"/>
        </w:rPr>
        <w:t>、</w:t>
      </w:r>
      <w:r w:rsidR="007E7643">
        <w:rPr>
          <w:rFonts w:hint="eastAsia"/>
        </w:rPr>
        <w:t>悬赏金额。</w:t>
      </w:r>
      <w:r w:rsidR="007E7643" w:rsidRPr="00EB5A28">
        <w:rPr>
          <w:rFonts w:hint="eastAsia"/>
        </w:rPr>
        <w:t>但是</w:t>
      </w:r>
      <w:r w:rsidR="007E7643">
        <w:rPr>
          <w:rFonts w:hint="eastAsia"/>
        </w:rPr>
        <w:t>不可以修改报案信息</w:t>
      </w:r>
      <w:r w:rsidR="007E7643" w:rsidRPr="00EB5A28">
        <w:rPr>
          <w:rFonts w:hint="eastAsia"/>
        </w:rPr>
        <w:t>。</w:t>
      </w:r>
      <w:r w:rsidR="007E7643">
        <w:rPr>
          <w:rFonts w:hint="eastAsia"/>
        </w:rPr>
        <w:t>审核通过后，此报案信息可以发布。</w:t>
      </w:r>
    </w:p>
    <w:p w:rsidR="007E7643" w:rsidRDefault="007E7643" w:rsidP="006B0E69">
      <w:pPr>
        <w:spacing w:line="276" w:lineRule="auto"/>
        <w:ind w:firstLine="420"/>
        <w:jc w:val="left"/>
      </w:pPr>
      <w:r w:rsidRPr="006B0E69">
        <w:rPr>
          <w:rFonts w:hint="eastAsia"/>
        </w:rPr>
        <w:t>支付出纳员</w:t>
      </w:r>
      <w:r w:rsidR="006B0E69">
        <w:rPr>
          <w:rFonts w:hint="eastAsia"/>
        </w:rPr>
        <w:t>，</w:t>
      </w:r>
      <w:r>
        <w:rPr>
          <w:rFonts w:hint="eastAsia"/>
        </w:rPr>
        <w:t>操作支付管理界面，进行申请支付处理。</w:t>
      </w:r>
      <w:r w:rsidR="00AE453C">
        <w:rPr>
          <w:rFonts w:hint="eastAsia"/>
        </w:rPr>
        <w:t>支付出纳员管理页面提供需要支付的列表，列表</w:t>
      </w:r>
      <w:proofErr w:type="gramStart"/>
      <w:r w:rsidR="00AE453C">
        <w:rPr>
          <w:rFonts w:hint="eastAsia"/>
        </w:rPr>
        <w:t>项包括</w:t>
      </w:r>
      <w:proofErr w:type="gramEnd"/>
      <w:r>
        <w:rPr>
          <w:rFonts w:hint="eastAsia"/>
        </w:rPr>
        <w:t>付款用户账号、付款用户余额、付款用户冻结余额、接收</w:t>
      </w:r>
      <w:r w:rsidR="000609F6">
        <w:rPr>
          <w:rFonts w:hint="eastAsia"/>
        </w:rPr>
        <w:t>用户账号、接收用户银行卡号、开户名、开户地、用户状态、转账金额，并提供申请支付的按钮，申请支付按钮触发后，</w:t>
      </w:r>
      <w:r w:rsidR="003F66AC">
        <w:rPr>
          <w:rFonts w:hint="eastAsia"/>
        </w:rPr>
        <w:t>在数据库中交易记录表中添加交易记录，状态设为申请中。</w:t>
      </w:r>
    </w:p>
    <w:p w:rsidR="007E7643" w:rsidRDefault="007E7643" w:rsidP="00B1588B">
      <w:pPr>
        <w:spacing w:line="276" w:lineRule="auto"/>
        <w:ind w:firstLine="420"/>
        <w:jc w:val="left"/>
      </w:pPr>
      <w:r w:rsidRPr="003A4F2A">
        <w:rPr>
          <w:rFonts w:hint="eastAsia"/>
        </w:rPr>
        <w:t>支付经理</w:t>
      </w:r>
      <w:r w:rsidR="00B1588B">
        <w:rPr>
          <w:rFonts w:hint="eastAsia"/>
        </w:rPr>
        <w:t>，</w:t>
      </w:r>
      <w:r>
        <w:rPr>
          <w:rFonts w:hint="eastAsia"/>
        </w:rPr>
        <w:t>查看监督所有支付流向，支付记录。</w:t>
      </w:r>
      <w:r w:rsidR="003F66AC">
        <w:rPr>
          <w:rFonts w:hint="eastAsia"/>
        </w:rPr>
        <w:t>支付经理管理页面提供交易记录的列表，列表项包括</w:t>
      </w:r>
      <w:r>
        <w:rPr>
          <w:rFonts w:hint="eastAsia"/>
        </w:rPr>
        <w:t>，</w:t>
      </w:r>
      <w:r w:rsidR="003F66AC">
        <w:rPr>
          <w:rFonts w:hint="eastAsia"/>
        </w:rPr>
        <w:t>付款用户账号、付款用户余额、付款用户冻结余额、接收用户账号、接收用户银行卡号、开户名、开户地、用户状态、转账金额和交易状态，如果交易状态为申请中，则提供确认支付按钮，</w:t>
      </w:r>
      <w:r>
        <w:rPr>
          <w:rFonts w:hint="eastAsia"/>
        </w:rPr>
        <w:t>一旦支付经理</w:t>
      </w:r>
      <w:r w:rsidR="003F66AC">
        <w:rPr>
          <w:rFonts w:hint="eastAsia"/>
        </w:rPr>
        <w:t>点击确认支付</w:t>
      </w:r>
      <w:r>
        <w:rPr>
          <w:rFonts w:hint="eastAsia"/>
        </w:rPr>
        <w:t>，赏金发出到指定账户。</w:t>
      </w:r>
    </w:p>
    <w:p w:rsidR="00A25B9E" w:rsidRPr="00C00972" w:rsidRDefault="00A25B9E" w:rsidP="00A25B9E">
      <w:pPr>
        <w:spacing w:after="240" w:line="276" w:lineRule="auto"/>
        <w:jc w:val="center"/>
        <w:rPr>
          <w:sz w:val="28"/>
          <w:szCs w:val="28"/>
        </w:rPr>
      </w:pPr>
      <w:r w:rsidRPr="00C00972"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界面设计</w:t>
      </w:r>
    </w:p>
    <w:p w:rsidR="00A25B9E" w:rsidRDefault="00A25B9E" w:rsidP="00A25B9E">
      <w:pPr>
        <w:spacing w:line="276" w:lineRule="auto"/>
        <w:jc w:val="left"/>
      </w:pPr>
      <w:r>
        <w:t xml:space="preserve">2.3.1 </w:t>
      </w:r>
      <w:r>
        <w:t>登陆界面</w:t>
      </w:r>
    </w:p>
    <w:p w:rsidR="0097399F" w:rsidRDefault="00187859" w:rsidP="00A25B9E">
      <w:pPr>
        <w:spacing w:line="276" w:lineRule="auto"/>
        <w:jc w:val="left"/>
      </w:pPr>
      <w:r>
        <w:object w:dxaOrig="14731" w:dyaOrig="10831">
          <v:shape id="_x0000_i1026" type="#_x0000_t75" style="width:414.7pt;height:304.7pt" o:ole="">
            <v:imagedata r:id="rId12" o:title=""/>
          </v:shape>
          <o:OLEObject Type="Embed" ProgID="Visio.Drawing.15" ShapeID="_x0000_i1026" DrawAspect="Content" ObjectID="_1492802267" r:id="rId13"/>
        </w:object>
      </w:r>
    </w:p>
    <w:p w:rsidR="00A25B9E" w:rsidRDefault="00A25B9E" w:rsidP="00A25B9E">
      <w:pPr>
        <w:spacing w:line="276" w:lineRule="auto"/>
        <w:jc w:val="left"/>
      </w:pPr>
      <w:r>
        <w:t xml:space="preserve">2.3.2 </w:t>
      </w:r>
      <w:r>
        <w:t>申请界面</w:t>
      </w:r>
    </w:p>
    <w:p w:rsidR="00187859" w:rsidRDefault="00FB78E6" w:rsidP="00A25B9E">
      <w:pPr>
        <w:spacing w:line="276" w:lineRule="auto"/>
        <w:jc w:val="left"/>
      </w:pPr>
      <w:r>
        <w:object w:dxaOrig="14731" w:dyaOrig="10831">
          <v:shape id="_x0000_i1027" type="#_x0000_t75" style="width:414.7pt;height:304.7pt" o:ole="">
            <v:imagedata r:id="rId14" o:title=""/>
          </v:shape>
          <o:OLEObject Type="Embed" ProgID="Visio.Drawing.15" ShapeID="_x0000_i1027" DrawAspect="Content" ObjectID="_1492802268" r:id="rId15"/>
        </w:object>
      </w:r>
    </w:p>
    <w:p w:rsidR="00A25B9E" w:rsidRDefault="00A25B9E" w:rsidP="00A25B9E">
      <w:pPr>
        <w:spacing w:line="276" w:lineRule="auto"/>
        <w:jc w:val="left"/>
      </w:pPr>
      <w:r>
        <w:t xml:space="preserve">2.3.3 </w:t>
      </w:r>
      <w:r>
        <w:t>管理界面</w:t>
      </w:r>
    </w:p>
    <w:p w:rsidR="00A25B9E" w:rsidRDefault="00A25B9E" w:rsidP="00A25B9E">
      <w:pPr>
        <w:spacing w:line="276" w:lineRule="auto"/>
        <w:jc w:val="left"/>
      </w:pPr>
      <w:r>
        <w:tab/>
      </w:r>
      <w:r>
        <w:t>主页面</w:t>
      </w:r>
    </w:p>
    <w:p w:rsidR="0097399F" w:rsidRDefault="008E23BE" w:rsidP="00A25B9E">
      <w:pPr>
        <w:spacing w:line="276" w:lineRule="auto"/>
        <w:jc w:val="left"/>
      </w:pPr>
      <w:r>
        <w:object w:dxaOrig="14731" w:dyaOrig="10831">
          <v:shape id="_x0000_i1028" type="#_x0000_t75" style="width:414.7pt;height:304.7pt" o:ole="">
            <v:imagedata r:id="rId16" o:title=""/>
          </v:shape>
          <o:OLEObject Type="Embed" ProgID="Visio.Drawing.15" ShapeID="_x0000_i1028" DrawAspect="Content" ObjectID="_1492802269" r:id="rId17"/>
        </w:object>
      </w:r>
    </w:p>
    <w:p w:rsidR="00187859" w:rsidRDefault="00187859" w:rsidP="00187859">
      <w:pPr>
        <w:pStyle w:val="a3"/>
        <w:spacing w:line="276" w:lineRule="auto"/>
        <w:ind w:leftChars="200" w:left="420" w:firstLineChars="0" w:firstLine="0"/>
      </w:pPr>
      <w:r>
        <w:rPr>
          <w:rFonts w:hint="eastAsia"/>
        </w:rPr>
        <w:t>超级管理员</w:t>
      </w:r>
      <w:r>
        <w:t>管理页面</w:t>
      </w:r>
    </w:p>
    <w:p w:rsidR="00187859" w:rsidRDefault="0067625F" w:rsidP="0006395F">
      <w:pPr>
        <w:spacing w:line="276" w:lineRule="auto"/>
      </w:pPr>
      <w:r>
        <w:object w:dxaOrig="14731" w:dyaOrig="10831">
          <v:shape id="_x0000_i1029" type="#_x0000_t75" style="width:414.7pt;height:292.05pt" o:ole="">
            <v:imagedata r:id="rId18" o:title=""/>
          </v:shape>
          <o:OLEObject Type="Embed" ProgID="Visio.Drawing.15" ShapeID="_x0000_i1029" DrawAspect="Content" ObjectID="_1492802270" r:id="rId19"/>
        </w:object>
      </w:r>
    </w:p>
    <w:p w:rsidR="00187859" w:rsidRDefault="00187859" w:rsidP="00187859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t>数据库录入员</w:t>
      </w:r>
      <w:r>
        <w:t>管理页面</w:t>
      </w:r>
    </w:p>
    <w:p w:rsidR="00330C9D" w:rsidRDefault="00D31904" w:rsidP="00187859">
      <w:pPr>
        <w:pStyle w:val="a3"/>
        <w:spacing w:line="276" w:lineRule="auto"/>
        <w:ind w:leftChars="200" w:left="420" w:firstLineChars="0" w:firstLine="0"/>
        <w:rPr>
          <w:ins w:id="1474" w:author="wait lee" w:date="2015-05-08T18:08:00Z"/>
          <w:color w:val="FF0000"/>
        </w:rPr>
      </w:pPr>
      <w:r>
        <w:rPr>
          <w:noProof/>
        </w:rPr>
        <w:lastRenderedPageBreak/>
        <w:pict>
          <v:shape id="_x0000_s1027" type="#_x0000_t75" style="position:absolute;left:0;text-align:left;margin-left:-.6pt;margin-top:60.6pt;width:414.7pt;height:304.9pt;z-index:251659264;mso-position-horizontal-relative:text;mso-position-vertical-relative:text">
            <v:imagedata r:id="rId20" o:title=""/>
            <w10:wrap type="square" side="right"/>
          </v:shape>
          <o:OLEObject Type="Embed" ProgID="Visio.Drawing.15" ShapeID="_x0000_s1027" DrawAspect="Content" ObjectID="_1492802278" r:id="rId21"/>
        </w:pict>
      </w:r>
      <w:r w:rsidR="00F839A7">
        <w:rPr>
          <w:rFonts w:hint="eastAsia"/>
        </w:rPr>
        <w:t>手动录入</w:t>
      </w:r>
      <w:ins w:id="1475" w:author="sl" w:date="2015-05-08T14:30:00Z">
        <w:r w:rsidR="003449AE">
          <w:rPr>
            <w:rFonts w:hint="eastAsia"/>
          </w:rPr>
          <w:t>：</w:t>
        </w:r>
        <w:r w:rsidR="003449AE" w:rsidRPr="006C110F">
          <w:rPr>
            <w:rFonts w:hint="eastAsia"/>
            <w:color w:val="FF0000"/>
            <w:rPrChange w:id="1476" w:author="wait lee" w:date="2015-05-08T16:52:00Z">
              <w:rPr>
                <w:rFonts w:hint="eastAsia"/>
              </w:rPr>
            </w:rPrChange>
          </w:rPr>
          <w:t>这里面需要在确认录入以后，</w:t>
        </w:r>
        <w:r w:rsidR="003449AE" w:rsidRPr="006C110F">
          <w:rPr>
            <w:color w:val="FF0000"/>
            <w:rPrChange w:id="1477" w:author="wait lee" w:date="2015-05-08T16:52:00Z">
              <w:rPr/>
            </w:rPrChange>
          </w:rPr>
          <w:t xml:space="preserve"> </w:t>
        </w:r>
        <w:r w:rsidR="003449AE" w:rsidRPr="006C110F">
          <w:rPr>
            <w:rFonts w:hint="eastAsia"/>
            <w:color w:val="FF0000"/>
            <w:rPrChange w:id="1478" w:author="wait lee" w:date="2015-05-08T16:52:00Z">
              <w:rPr>
                <w:rFonts w:hint="eastAsia"/>
              </w:rPr>
            </w:rPrChange>
          </w:rPr>
          <w:t>需要提供一次修改的机会的提示！</w:t>
        </w:r>
      </w:ins>
    </w:p>
    <w:p w:rsidR="00330C9D" w:rsidRDefault="00330C9D" w:rsidP="00330C9D">
      <w:pPr>
        <w:pStyle w:val="a3"/>
        <w:spacing w:line="276" w:lineRule="auto"/>
        <w:ind w:leftChars="200" w:left="420" w:firstLineChars="0" w:firstLine="0"/>
        <w:rPr>
          <w:ins w:id="1479" w:author="wait lee" w:date="2015-05-08T18:09:00Z"/>
        </w:rPr>
      </w:pPr>
      <w:ins w:id="1480" w:author="wait lee" w:date="2015-05-08T18:08:00Z">
        <w:r w:rsidRPr="006529AF">
          <w:rPr>
            <w:color w:val="70AD47" w:themeColor="accent6"/>
          </w:rPr>
          <w:tab/>
        </w:r>
      </w:ins>
      <w:ins w:id="1481" w:author="wait lee" w:date="2015-05-08T18:09:00Z">
        <w:r w:rsidRPr="006529AF">
          <w:rPr>
            <w:color w:val="70AD47" w:themeColor="accent6"/>
          </w:rPr>
          <w:t>确认后，提供一个预览，和返回修改与确认导入的按钮的</w:t>
        </w:r>
      </w:ins>
    </w:p>
    <w:p w:rsidR="009040E6" w:rsidRPr="0067625F" w:rsidDel="00330C9D" w:rsidRDefault="003449AE">
      <w:pPr>
        <w:pStyle w:val="a3"/>
        <w:spacing w:line="276" w:lineRule="auto"/>
        <w:ind w:leftChars="200" w:left="420" w:firstLineChars="0" w:firstLine="0"/>
        <w:rPr>
          <w:del w:id="1482" w:author="wait lee" w:date="2015-05-08T18:08:00Z"/>
          <w:color w:val="70AD47" w:themeColor="accent6"/>
          <w:rPrChange w:id="1483" w:author="wait lee" w:date="2015-05-08T18:08:00Z">
            <w:rPr>
              <w:del w:id="1484" w:author="wait lee" w:date="2015-05-08T18:08:00Z"/>
            </w:rPr>
          </w:rPrChange>
        </w:rPr>
      </w:pPr>
      <w:ins w:id="1485" w:author="sl" w:date="2015-05-08T14:30:00Z">
        <w:del w:id="1486" w:author="wait lee" w:date="2015-05-08T18:08:00Z">
          <w:r w:rsidDel="00330C9D">
            <w:rPr>
              <w:rFonts w:hint="eastAsia"/>
            </w:rPr>
            <w:delText xml:space="preserve"> </w:delText>
          </w:r>
        </w:del>
      </w:ins>
    </w:p>
    <w:p w:rsidR="00FB78E6" w:rsidRDefault="00F839A7">
      <w:pPr>
        <w:pStyle w:val="a3"/>
        <w:pPrChange w:id="1487" w:author="wait lee" w:date="2015-05-08T18:08:00Z">
          <w:pPr>
            <w:spacing w:line="276" w:lineRule="auto"/>
          </w:pPr>
        </w:pPrChange>
      </w:pPr>
      <w:r>
        <w:br w:type="textWrapping" w:clear="all"/>
      </w:r>
      <w:r>
        <w:object w:dxaOrig="14731" w:dyaOrig="10831">
          <v:shape id="_x0000_i1030" type="#_x0000_t75" style="width:414.7pt;height:304.7pt" o:ole="">
            <v:imagedata r:id="rId22" o:title=""/>
          </v:shape>
          <o:OLEObject Type="Embed" ProgID="Visio.Drawing.15" ShapeID="_x0000_i1030" DrawAspect="Content" ObjectID="_1492802271" r:id="rId23"/>
        </w:object>
      </w:r>
    </w:p>
    <w:p w:rsidR="00187859" w:rsidRDefault="00187859" w:rsidP="00187859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lastRenderedPageBreak/>
        <w:t>数据库管理员</w:t>
      </w:r>
      <w:r>
        <w:t>管理页面</w:t>
      </w:r>
    </w:p>
    <w:p w:rsidR="00952910" w:rsidRDefault="00952910" w:rsidP="00187859">
      <w:pPr>
        <w:pStyle w:val="a3"/>
        <w:spacing w:line="276" w:lineRule="auto"/>
        <w:ind w:leftChars="200" w:left="420" w:firstLineChars="0" w:firstLine="0"/>
      </w:pPr>
      <w:r>
        <w:t>审核申请</w:t>
      </w:r>
    </w:p>
    <w:p w:rsidR="0006395F" w:rsidRDefault="00952910" w:rsidP="00952910">
      <w:pPr>
        <w:spacing w:line="276" w:lineRule="auto"/>
      </w:pPr>
      <w:r>
        <w:object w:dxaOrig="14731" w:dyaOrig="10831">
          <v:shape id="_x0000_i1031" type="#_x0000_t75" style="width:414.7pt;height:304.7pt" o:ole="">
            <v:imagedata r:id="rId24" o:title=""/>
          </v:shape>
          <o:OLEObject Type="Embed" ProgID="Visio.Drawing.15" ShapeID="_x0000_i1031" DrawAspect="Content" ObjectID="_1492802272" r:id="rId25"/>
        </w:object>
      </w:r>
    </w:p>
    <w:p w:rsidR="00952910" w:rsidRDefault="00952910" w:rsidP="00952910">
      <w:pPr>
        <w:spacing w:line="276" w:lineRule="auto"/>
        <w:rPr>
          <w:ins w:id="1488" w:author="sl" w:date="2015-05-08T14:32:00Z"/>
        </w:rPr>
      </w:pPr>
      <w:r>
        <w:tab/>
      </w:r>
      <w:r>
        <w:t>管理录入人员录入信息</w:t>
      </w:r>
    </w:p>
    <w:p w:rsidR="003449AE" w:rsidRDefault="003449AE" w:rsidP="00952910">
      <w:pPr>
        <w:spacing w:line="276" w:lineRule="auto"/>
        <w:rPr>
          <w:ins w:id="1489" w:author="wait lee" w:date="2015-05-08T18:12:00Z"/>
          <w:color w:val="FF0000"/>
        </w:rPr>
      </w:pPr>
      <w:ins w:id="1490" w:author="sl" w:date="2015-05-08T14:32:00Z">
        <w:r w:rsidRPr="006C110F">
          <w:rPr>
            <w:rFonts w:hint="eastAsia"/>
            <w:color w:val="FF0000"/>
            <w:rPrChange w:id="1491" w:author="wait lee" w:date="2015-05-08T16:52:00Z">
              <w:rPr>
                <w:rFonts w:hint="eastAsia"/>
              </w:rPr>
            </w:rPrChange>
          </w:rPr>
          <w:t>管理系统中，需要能够有按照任意字段检索的功能，</w:t>
        </w:r>
        <w:r w:rsidRPr="006C110F">
          <w:rPr>
            <w:color w:val="FF0000"/>
            <w:rPrChange w:id="1492" w:author="wait lee" w:date="2015-05-08T16:52:00Z">
              <w:rPr/>
            </w:rPrChange>
          </w:rPr>
          <w:t xml:space="preserve"> </w:t>
        </w:r>
      </w:ins>
      <w:ins w:id="1493" w:author="sl" w:date="2015-05-08T14:33:00Z">
        <w:r w:rsidRPr="006C110F">
          <w:rPr>
            <w:rFonts w:hint="eastAsia"/>
            <w:color w:val="FF0000"/>
            <w:rPrChange w:id="1494" w:author="wait lee" w:date="2015-05-08T16:52:00Z">
              <w:rPr>
                <w:rFonts w:hint="eastAsia"/>
              </w:rPr>
            </w:rPrChange>
          </w:rPr>
          <w:t>也支持任意字段的组合检索功能，</w:t>
        </w:r>
        <w:r w:rsidRPr="006C110F">
          <w:rPr>
            <w:color w:val="FF0000"/>
            <w:rPrChange w:id="1495" w:author="wait lee" w:date="2015-05-08T16:52:00Z">
              <w:rPr/>
            </w:rPrChange>
          </w:rPr>
          <w:t xml:space="preserve"> </w:t>
        </w:r>
        <w:r w:rsidRPr="006C110F">
          <w:rPr>
            <w:rFonts w:hint="eastAsia"/>
            <w:color w:val="FF0000"/>
            <w:rPrChange w:id="1496" w:author="wait lee" w:date="2015-05-08T16:52:00Z">
              <w:rPr>
                <w:rFonts w:hint="eastAsia"/>
              </w:rPr>
            </w:rPrChange>
          </w:rPr>
          <w:t>比如能够查找有优惠卷的人，</w:t>
        </w:r>
        <w:r w:rsidRPr="006C110F">
          <w:rPr>
            <w:color w:val="FF0000"/>
            <w:rPrChange w:id="1497" w:author="wait lee" w:date="2015-05-08T16:52:00Z">
              <w:rPr/>
            </w:rPrChange>
          </w:rPr>
          <w:t xml:space="preserve"> </w:t>
        </w:r>
        <w:r w:rsidRPr="006C110F">
          <w:rPr>
            <w:rFonts w:hint="eastAsia"/>
            <w:color w:val="FF0000"/>
            <w:rPrChange w:id="1498" w:author="wait lee" w:date="2015-05-08T16:52:00Z">
              <w:rPr>
                <w:rFonts w:hint="eastAsia"/>
              </w:rPr>
            </w:rPrChange>
          </w:rPr>
          <w:t>有优惠卷过期的人，</w:t>
        </w:r>
      </w:ins>
      <w:ins w:id="1499" w:author="sl" w:date="2015-05-08T14:34:00Z">
        <w:r w:rsidRPr="006C110F">
          <w:rPr>
            <w:rFonts w:hint="eastAsia"/>
            <w:color w:val="FF0000"/>
            <w:rPrChange w:id="1500" w:author="wait lee" w:date="2015-05-08T16:52:00Z">
              <w:rPr>
                <w:rFonts w:hint="eastAsia"/>
              </w:rPr>
            </w:rPrChange>
          </w:rPr>
          <w:t>有报过警的人，有报警后找到的人，有报警后没有找到的人，有领取过赏金的人，或者领取过赏金，也发布过悬赏的人等等</w:t>
        </w:r>
      </w:ins>
    </w:p>
    <w:p w:rsidR="00123427" w:rsidRPr="00140C60" w:rsidRDefault="005C22DD" w:rsidP="00952910">
      <w:pPr>
        <w:spacing w:line="276" w:lineRule="auto"/>
        <w:rPr>
          <w:ins w:id="1501" w:author="sl" w:date="2015-05-08T14:31:00Z"/>
          <w:color w:val="70AD47" w:themeColor="accent6"/>
          <w:rPrChange w:id="1502" w:author="wait lee" w:date="2015-05-08T18:13:00Z">
            <w:rPr>
              <w:ins w:id="1503" w:author="sl" w:date="2015-05-08T14:31:00Z"/>
            </w:rPr>
          </w:rPrChange>
        </w:rPr>
      </w:pPr>
      <w:ins w:id="1504" w:author="wait lee" w:date="2015-05-08T18:12:00Z">
        <w:r>
          <w:rPr>
            <w:rFonts w:hint="eastAsia"/>
            <w:color w:val="70AD47" w:themeColor="accent6"/>
          </w:rPr>
          <w:t>由于数据库中</w:t>
        </w:r>
      </w:ins>
      <w:ins w:id="1505" w:author="wait lee" w:date="2015-05-08T18:24:00Z">
        <w:r>
          <w:rPr>
            <w:rFonts w:hint="eastAsia"/>
            <w:color w:val="70AD47" w:themeColor="accent6"/>
          </w:rPr>
          <w:t>各</w:t>
        </w:r>
      </w:ins>
      <w:ins w:id="1506" w:author="wait lee" w:date="2015-05-08T18:12:00Z">
        <w:r w:rsidR="00123427" w:rsidRPr="00140C60">
          <w:rPr>
            <w:rFonts w:hint="eastAsia"/>
            <w:color w:val="70AD47" w:themeColor="accent6"/>
            <w:rPrChange w:id="1507" w:author="wait lee" w:date="2015-05-08T18:13:00Z">
              <w:rPr>
                <w:rFonts w:hint="eastAsia"/>
                <w:color w:val="FF0000"/>
              </w:rPr>
            </w:rPrChange>
          </w:rPr>
          <w:t>表字段</w:t>
        </w:r>
      </w:ins>
      <w:ins w:id="1508" w:author="wait lee" w:date="2015-05-08T18:13:00Z">
        <w:r w:rsidR="00123427" w:rsidRPr="00140C60">
          <w:rPr>
            <w:rFonts w:hint="eastAsia"/>
            <w:color w:val="70AD47" w:themeColor="accent6"/>
            <w:rPrChange w:id="1509" w:author="wait lee" w:date="2015-05-08T18:13:00Z">
              <w:rPr>
                <w:rFonts w:hint="eastAsia"/>
                <w:color w:val="FF0000"/>
              </w:rPr>
            </w:rPrChange>
          </w:rPr>
          <w:t>较多，</w:t>
        </w:r>
      </w:ins>
      <w:ins w:id="1510" w:author="wait lee" w:date="2015-05-08T18:14:00Z">
        <w:r w:rsidR="006B2971">
          <w:rPr>
            <w:rFonts w:hint="eastAsia"/>
            <w:color w:val="70AD47" w:themeColor="accent6"/>
          </w:rPr>
          <w:t>任意字段检索和任意组合检索</w:t>
        </w:r>
      </w:ins>
      <w:ins w:id="1511" w:author="wait lee" w:date="2015-05-08T18:23:00Z">
        <w:r w:rsidR="006B2971">
          <w:rPr>
            <w:rFonts w:hint="eastAsia"/>
            <w:color w:val="70AD47" w:themeColor="accent6"/>
          </w:rPr>
          <w:t>所产生的方式太多了，</w:t>
        </w:r>
      </w:ins>
      <w:ins w:id="1512" w:author="wait lee" w:date="2015-05-08T18:13:00Z">
        <w:r w:rsidR="006B2971">
          <w:rPr>
            <w:rFonts w:hint="eastAsia"/>
            <w:color w:val="70AD47" w:themeColor="accent6"/>
          </w:rPr>
          <w:t>请刘总确认需要的</w:t>
        </w:r>
      </w:ins>
      <w:ins w:id="1513" w:author="wait lee" w:date="2015-05-08T18:23:00Z">
        <w:r w:rsidR="00705E9A">
          <w:rPr>
            <w:rFonts w:hint="eastAsia"/>
            <w:color w:val="70AD47" w:themeColor="accent6"/>
          </w:rPr>
          <w:t>几种</w:t>
        </w:r>
      </w:ins>
      <w:ins w:id="1514" w:author="wait lee" w:date="2015-05-08T18:13:00Z">
        <w:r w:rsidR="006B2971">
          <w:rPr>
            <w:rFonts w:hint="eastAsia"/>
            <w:color w:val="70AD47" w:themeColor="accent6"/>
          </w:rPr>
          <w:t>检索方式。</w:t>
        </w:r>
      </w:ins>
    </w:p>
    <w:p w:rsidR="003449AE" w:rsidDel="00C23880" w:rsidRDefault="003449AE" w:rsidP="00952910">
      <w:pPr>
        <w:spacing w:line="276" w:lineRule="auto"/>
        <w:rPr>
          <w:del w:id="1515" w:author="wait lee" w:date="2015-05-08T18:12:00Z"/>
        </w:rPr>
      </w:pPr>
    </w:p>
    <w:p w:rsidR="00952910" w:rsidRDefault="003D3474" w:rsidP="00952910">
      <w:pPr>
        <w:spacing w:line="276" w:lineRule="auto"/>
      </w:pPr>
      <w:r>
        <w:object w:dxaOrig="14731" w:dyaOrig="10831">
          <v:shape id="_x0000_i1032" type="#_x0000_t75" style="width:414.7pt;height:304.7pt" o:ole="">
            <v:imagedata r:id="rId26" o:title=""/>
          </v:shape>
          <o:OLEObject Type="Embed" ProgID="Visio.Drawing.15" ShapeID="_x0000_i1032" DrawAspect="Content" ObjectID="_1492802273" r:id="rId27"/>
        </w:object>
      </w:r>
    </w:p>
    <w:p w:rsidR="00187859" w:rsidRDefault="00187859" w:rsidP="00187859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t>支付会计</w:t>
      </w:r>
      <w:r>
        <w:t>管理页面</w:t>
      </w:r>
    </w:p>
    <w:p w:rsidR="00AD3505" w:rsidRDefault="00AD3505" w:rsidP="00187859">
      <w:pPr>
        <w:pStyle w:val="a3"/>
        <w:spacing w:line="276" w:lineRule="auto"/>
        <w:ind w:leftChars="200" w:left="420" w:firstLineChars="0" w:firstLine="0"/>
      </w:pPr>
      <w:r>
        <w:t>查看用户财务信息</w:t>
      </w:r>
    </w:p>
    <w:p w:rsidR="007A647E" w:rsidRDefault="007A647E" w:rsidP="00B06819">
      <w:pPr>
        <w:spacing w:line="276" w:lineRule="auto"/>
      </w:pPr>
      <w:r>
        <w:object w:dxaOrig="14731" w:dyaOrig="10831">
          <v:shape id="_x0000_i1033" type="#_x0000_t75" style="width:414.7pt;height:304.7pt" o:ole="">
            <v:imagedata r:id="rId28" o:title=""/>
          </v:shape>
          <o:OLEObject Type="Embed" ProgID="Visio.Drawing.15" ShapeID="_x0000_i1033" DrawAspect="Content" ObjectID="_1492802274" r:id="rId29"/>
        </w:object>
      </w:r>
      <w:r>
        <w:t>报案信息管理</w:t>
      </w:r>
    </w:p>
    <w:p w:rsidR="00442311" w:rsidRDefault="00D571EC" w:rsidP="00C61775">
      <w:pPr>
        <w:spacing w:line="276" w:lineRule="auto"/>
      </w:pPr>
      <w:r>
        <w:object w:dxaOrig="14731" w:dyaOrig="10831">
          <v:shape id="_x0000_i1034" type="#_x0000_t75" style="width:414.7pt;height:304.7pt" o:ole="">
            <v:imagedata r:id="rId30" o:title=""/>
          </v:shape>
          <o:OLEObject Type="Embed" ProgID="Visio.Drawing.15" ShapeID="_x0000_i1034" DrawAspect="Content" ObjectID="_1492802275" r:id="rId31"/>
        </w:object>
      </w:r>
    </w:p>
    <w:p w:rsidR="00187859" w:rsidRDefault="00187859" w:rsidP="00187859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t>支付出纳员</w:t>
      </w:r>
      <w:r>
        <w:t>管理页面</w:t>
      </w:r>
    </w:p>
    <w:p w:rsidR="00601706" w:rsidRDefault="00AD710D" w:rsidP="00B44A2B">
      <w:pPr>
        <w:spacing w:line="276" w:lineRule="auto"/>
      </w:pPr>
      <w:r>
        <w:object w:dxaOrig="14731" w:dyaOrig="10831">
          <v:shape id="_x0000_i1035" type="#_x0000_t75" style="width:414.7pt;height:304.7pt" o:ole="">
            <v:imagedata r:id="rId32" o:title=""/>
          </v:shape>
          <o:OLEObject Type="Embed" ProgID="Visio.Drawing.15" ShapeID="_x0000_i1035" DrawAspect="Content" ObjectID="_1492802276" r:id="rId33"/>
        </w:object>
      </w:r>
    </w:p>
    <w:p w:rsidR="00187859" w:rsidRDefault="00187859" w:rsidP="00187859">
      <w:pPr>
        <w:pStyle w:val="a3"/>
        <w:spacing w:line="276" w:lineRule="auto"/>
        <w:ind w:leftChars="200" w:left="420" w:firstLineChars="0" w:firstLine="0"/>
      </w:pPr>
      <w:r w:rsidRPr="00E612FD">
        <w:rPr>
          <w:rFonts w:hint="eastAsia"/>
        </w:rPr>
        <w:t>支付监督经理</w:t>
      </w:r>
      <w:r>
        <w:t>管理页面</w:t>
      </w:r>
    </w:p>
    <w:p w:rsidR="00A25B9E" w:rsidRPr="00187859" w:rsidRDefault="008742F9" w:rsidP="00BB4715">
      <w:pPr>
        <w:spacing w:line="276" w:lineRule="auto"/>
        <w:jc w:val="left"/>
      </w:pPr>
      <w:r>
        <w:object w:dxaOrig="14731" w:dyaOrig="10831">
          <v:shape id="_x0000_i1036" type="#_x0000_t75" style="width:414.7pt;height:304.7pt" o:ole="">
            <v:imagedata r:id="rId34" o:title=""/>
          </v:shape>
          <o:OLEObject Type="Embed" ProgID="Visio.Drawing.15" ShapeID="_x0000_i1036" DrawAspect="Content" ObjectID="_1492802277" r:id="rId35"/>
        </w:object>
      </w:r>
    </w:p>
    <w:p w:rsidR="009C45F7" w:rsidRPr="009C45F7" w:rsidRDefault="009C45F7" w:rsidP="009C45F7">
      <w:pPr>
        <w:spacing w:after="240"/>
        <w:jc w:val="center"/>
        <w:rPr>
          <w:sz w:val="32"/>
        </w:rPr>
      </w:pPr>
      <w:bookmarkStart w:id="1516" w:name="_GoBack"/>
      <w:bookmarkEnd w:id="1516"/>
      <w:r w:rsidRPr="009C45F7">
        <w:rPr>
          <w:sz w:val="32"/>
        </w:rPr>
        <w:t>3</w:t>
      </w:r>
      <w:r w:rsidRPr="009C45F7">
        <w:rPr>
          <w:sz w:val="32"/>
        </w:rPr>
        <w:t>系统出错处理设计</w:t>
      </w:r>
    </w:p>
    <w:p w:rsidR="009C45F7" w:rsidRPr="00380EBE" w:rsidRDefault="009C45F7" w:rsidP="004A114F">
      <w:pPr>
        <w:ind w:firstLine="420"/>
      </w:pPr>
      <w:r w:rsidRPr="00380EBE">
        <w:t>能够对用户录入的各种数据进行校验，保证数据的完整性。能够及时捕捉系统在运行时的错误信息，并给出相应的提示，系统应有一定的容错能力</w:t>
      </w:r>
      <w:r w:rsidR="00585FE9">
        <w:rPr>
          <w:rFonts w:hint="eastAsia"/>
        </w:rPr>
        <w:t>。</w:t>
      </w:r>
      <w:ins w:id="1517" w:author="sl" w:date="2015-05-08T14:35:00Z">
        <w:r w:rsidR="003449AE">
          <w:rPr>
            <w:rFonts w:hint="eastAsia"/>
          </w:rPr>
          <w:t>一定要对数据库进行冗余备份，保障账号信息的安全！</w:t>
        </w:r>
      </w:ins>
      <w:ins w:id="1518" w:author="sl" w:date="2015-05-08T14:36:00Z">
        <w:r w:rsidR="00251D61">
          <w:rPr>
            <w:rFonts w:hint="eastAsia"/>
          </w:rPr>
          <w:t>这个方案希望你能提供更加详细的内容</w:t>
        </w:r>
      </w:ins>
    </w:p>
    <w:p w:rsidR="00C10062" w:rsidRPr="000271CE" w:rsidRDefault="00C10062" w:rsidP="00290F86">
      <w:pPr>
        <w:spacing w:line="276" w:lineRule="auto"/>
      </w:pPr>
    </w:p>
    <w:sectPr w:rsidR="00C10062" w:rsidRPr="000271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904" w:rsidRDefault="00D31904" w:rsidP="00063B8E">
      <w:r>
        <w:separator/>
      </w:r>
    </w:p>
  </w:endnote>
  <w:endnote w:type="continuationSeparator" w:id="0">
    <w:p w:rsidR="00D31904" w:rsidRDefault="00D31904" w:rsidP="00063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904" w:rsidRDefault="00D31904" w:rsidP="00063B8E">
      <w:r>
        <w:separator/>
      </w:r>
    </w:p>
  </w:footnote>
  <w:footnote w:type="continuationSeparator" w:id="0">
    <w:p w:rsidR="00D31904" w:rsidRDefault="00D31904" w:rsidP="00063B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74D47"/>
    <w:multiLevelType w:val="hybridMultilevel"/>
    <w:tmpl w:val="C74C4D0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C931E77"/>
    <w:multiLevelType w:val="hybridMultilevel"/>
    <w:tmpl w:val="D09EB8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FD73481"/>
    <w:multiLevelType w:val="hybridMultilevel"/>
    <w:tmpl w:val="C93A37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B23BCE"/>
    <w:multiLevelType w:val="hybridMultilevel"/>
    <w:tmpl w:val="6CAEA73E"/>
    <w:lvl w:ilvl="0" w:tplc="0409000F">
      <w:start w:val="1"/>
      <w:numFmt w:val="decimal"/>
      <w:lvlText w:val="%1."/>
      <w:lvlJc w:val="left"/>
      <w:pPr>
        <w:ind w:left="950" w:hanging="420"/>
      </w:pPr>
    </w:lvl>
    <w:lvl w:ilvl="1" w:tplc="04090019" w:tentative="1">
      <w:start w:val="1"/>
      <w:numFmt w:val="lowerLetter"/>
      <w:lvlText w:val="%2)"/>
      <w:lvlJc w:val="left"/>
      <w:pPr>
        <w:ind w:left="1370" w:hanging="420"/>
      </w:pPr>
    </w:lvl>
    <w:lvl w:ilvl="2" w:tplc="0409001B" w:tentative="1">
      <w:start w:val="1"/>
      <w:numFmt w:val="lowerRoman"/>
      <w:lvlText w:val="%3."/>
      <w:lvlJc w:val="righ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9" w:tentative="1">
      <w:start w:val="1"/>
      <w:numFmt w:val="lowerLetter"/>
      <w:lvlText w:val="%5)"/>
      <w:lvlJc w:val="left"/>
      <w:pPr>
        <w:ind w:left="2630" w:hanging="420"/>
      </w:pPr>
    </w:lvl>
    <w:lvl w:ilvl="5" w:tplc="0409001B" w:tentative="1">
      <w:start w:val="1"/>
      <w:numFmt w:val="lowerRoman"/>
      <w:lvlText w:val="%6."/>
      <w:lvlJc w:val="righ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9" w:tentative="1">
      <w:start w:val="1"/>
      <w:numFmt w:val="lowerLetter"/>
      <w:lvlText w:val="%8)"/>
      <w:lvlJc w:val="left"/>
      <w:pPr>
        <w:ind w:left="3890" w:hanging="420"/>
      </w:pPr>
    </w:lvl>
    <w:lvl w:ilvl="8" w:tplc="0409001B" w:tentative="1">
      <w:start w:val="1"/>
      <w:numFmt w:val="lowerRoman"/>
      <w:lvlText w:val="%9."/>
      <w:lvlJc w:val="right"/>
      <w:pPr>
        <w:ind w:left="4310" w:hanging="420"/>
      </w:pPr>
    </w:lvl>
  </w:abstractNum>
  <w:abstractNum w:abstractNumId="4">
    <w:nsid w:val="30DD5A2F"/>
    <w:multiLevelType w:val="hybridMultilevel"/>
    <w:tmpl w:val="F4C862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58E394A"/>
    <w:multiLevelType w:val="hybridMultilevel"/>
    <w:tmpl w:val="0D1414A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6C7AE6"/>
    <w:multiLevelType w:val="hybridMultilevel"/>
    <w:tmpl w:val="45565F1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3F711453"/>
    <w:multiLevelType w:val="hybridMultilevel"/>
    <w:tmpl w:val="BC4683A0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62390221"/>
    <w:multiLevelType w:val="hybridMultilevel"/>
    <w:tmpl w:val="BDB43AB0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nsid w:val="69AC414D"/>
    <w:multiLevelType w:val="hybridMultilevel"/>
    <w:tmpl w:val="C92AC4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0E55821"/>
    <w:multiLevelType w:val="hybridMultilevel"/>
    <w:tmpl w:val="6EE6DC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55D3BC1"/>
    <w:multiLevelType w:val="hybridMultilevel"/>
    <w:tmpl w:val="24D44D1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4"/>
  </w:num>
  <w:num w:numId="5">
    <w:abstractNumId w:val="9"/>
  </w:num>
  <w:num w:numId="6">
    <w:abstractNumId w:val="2"/>
  </w:num>
  <w:num w:numId="7">
    <w:abstractNumId w:val="6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  <w:num w:numId="12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ait lee">
    <w15:presenceInfo w15:providerId="Windows Live" w15:userId="a84a8d913798cb5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1CE"/>
    <w:rsid w:val="000222BB"/>
    <w:rsid w:val="000271CE"/>
    <w:rsid w:val="00034D5E"/>
    <w:rsid w:val="00060116"/>
    <w:rsid w:val="000609F6"/>
    <w:rsid w:val="0006192E"/>
    <w:rsid w:val="0006395F"/>
    <w:rsid w:val="00063B8E"/>
    <w:rsid w:val="00066010"/>
    <w:rsid w:val="00066A3C"/>
    <w:rsid w:val="0007014A"/>
    <w:rsid w:val="00071E26"/>
    <w:rsid w:val="00075830"/>
    <w:rsid w:val="000769AA"/>
    <w:rsid w:val="00094504"/>
    <w:rsid w:val="000A3991"/>
    <w:rsid w:val="000A3B31"/>
    <w:rsid w:val="000E18BE"/>
    <w:rsid w:val="000E3559"/>
    <w:rsid w:val="000E4170"/>
    <w:rsid w:val="000E52C5"/>
    <w:rsid w:val="000E57F7"/>
    <w:rsid w:val="00102D80"/>
    <w:rsid w:val="00103294"/>
    <w:rsid w:val="001038F9"/>
    <w:rsid w:val="00106A33"/>
    <w:rsid w:val="00110BEA"/>
    <w:rsid w:val="001139C9"/>
    <w:rsid w:val="00123427"/>
    <w:rsid w:val="0012533F"/>
    <w:rsid w:val="00133710"/>
    <w:rsid w:val="00140C60"/>
    <w:rsid w:val="00142B3D"/>
    <w:rsid w:val="00144987"/>
    <w:rsid w:val="00144AB3"/>
    <w:rsid w:val="00153F6B"/>
    <w:rsid w:val="001549A8"/>
    <w:rsid w:val="00166FBE"/>
    <w:rsid w:val="001679D6"/>
    <w:rsid w:val="00172149"/>
    <w:rsid w:val="001723A0"/>
    <w:rsid w:val="001805FE"/>
    <w:rsid w:val="00187040"/>
    <w:rsid w:val="00187859"/>
    <w:rsid w:val="0019240E"/>
    <w:rsid w:val="001C1DE2"/>
    <w:rsid w:val="001C2198"/>
    <w:rsid w:val="001D22A9"/>
    <w:rsid w:val="001D7EBF"/>
    <w:rsid w:val="001E414F"/>
    <w:rsid w:val="001F373B"/>
    <w:rsid w:val="00200738"/>
    <w:rsid w:val="0020080C"/>
    <w:rsid w:val="0020147D"/>
    <w:rsid w:val="002023E2"/>
    <w:rsid w:val="00212B8F"/>
    <w:rsid w:val="002203E9"/>
    <w:rsid w:val="00226183"/>
    <w:rsid w:val="002305F8"/>
    <w:rsid w:val="002420F5"/>
    <w:rsid w:val="0024518F"/>
    <w:rsid w:val="00250DCC"/>
    <w:rsid w:val="00251D61"/>
    <w:rsid w:val="00252992"/>
    <w:rsid w:val="00254257"/>
    <w:rsid w:val="00257C7F"/>
    <w:rsid w:val="00290F86"/>
    <w:rsid w:val="0029226F"/>
    <w:rsid w:val="002A710E"/>
    <w:rsid w:val="002B0488"/>
    <w:rsid w:val="002B31C5"/>
    <w:rsid w:val="002C7797"/>
    <w:rsid w:val="002D60B3"/>
    <w:rsid w:val="002E7151"/>
    <w:rsid w:val="002F3712"/>
    <w:rsid w:val="00307F96"/>
    <w:rsid w:val="00324A8B"/>
    <w:rsid w:val="00327771"/>
    <w:rsid w:val="00330C9D"/>
    <w:rsid w:val="0033509F"/>
    <w:rsid w:val="00342F07"/>
    <w:rsid w:val="003449AE"/>
    <w:rsid w:val="00346AA3"/>
    <w:rsid w:val="00355430"/>
    <w:rsid w:val="0037126C"/>
    <w:rsid w:val="00376E6C"/>
    <w:rsid w:val="00377361"/>
    <w:rsid w:val="00386E3B"/>
    <w:rsid w:val="00392BD0"/>
    <w:rsid w:val="00392ECC"/>
    <w:rsid w:val="003A06B3"/>
    <w:rsid w:val="003A26BA"/>
    <w:rsid w:val="003A4F2A"/>
    <w:rsid w:val="003B0C9A"/>
    <w:rsid w:val="003B2423"/>
    <w:rsid w:val="003C383A"/>
    <w:rsid w:val="003D2FA4"/>
    <w:rsid w:val="003D3474"/>
    <w:rsid w:val="003D61C3"/>
    <w:rsid w:val="003F2A97"/>
    <w:rsid w:val="003F66AC"/>
    <w:rsid w:val="00403189"/>
    <w:rsid w:val="004034F8"/>
    <w:rsid w:val="00437063"/>
    <w:rsid w:val="00442311"/>
    <w:rsid w:val="00452218"/>
    <w:rsid w:val="00452572"/>
    <w:rsid w:val="0045363C"/>
    <w:rsid w:val="00457C2B"/>
    <w:rsid w:val="00460EE7"/>
    <w:rsid w:val="0046446E"/>
    <w:rsid w:val="00481516"/>
    <w:rsid w:val="0048607F"/>
    <w:rsid w:val="00486BD4"/>
    <w:rsid w:val="0049376B"/>
    <w:rsid w:val="004A114F"/>
    <w:rsid w:val="004B5BFC"/>
    <w:rsid w:val="004B72C7"/>
    <w:rsid w:val="004C6730"/>
    <w:rsid w:val="004F0CF8"/>
    <w:rsid w:val="004F6171"/>
    <w:rsid w:val="004F656C"/>
    <w:rsid w:val="004F6F3A"/>
    <w:rsid w:val="004F7B81"/>
    <w:rsid w:val="00513516"/>
    <w:rsid w:val="0052100D"/>
    <w:rsid w:val="00522162"/>
    <w:rsid w:val="00525AF2"/>
    <w:rsid w:val="0053014F"/>
    <w:rsid w:val="005539DA"/>
    <w:rsid w:val="00570743"/>
    <w:rsid w:val="00585FE9"/>
    <w:rsid w:val="00593692"/>
    <w:rsid w:val="005A5A01"/>
    <w:rsid w:val="005B05EB"/>
    <w:rsid w:val="005C22DD"/>
    <w:rsid w:val="005D388A"/>
    <w:rsid w:val="005F08FF"/>
    <w:rsid w:val="005F1A8C"/>
    <w:rsid w:val="00601706"/>
    <w:rsid w:val="006108A4"/>
    <w:rsid w:val="006150E2"/>
    <w:rsid w:val="006152F2"/>
    <w:rsid w:val="006153B7"/>
    <w:rsid w:val="00617400"/>
    <w:rsid w:val="006233F1"/>
    <w:rsid w:val="006252EC"/>
    <w:rsid w:val="00640C30"/>
    <w:rsid w:val="006431A3"/>
    <w:rsid w:val="00643BDD"/>
    <w:rsid w:val="0064769A"/>
    <w:rsid w:val="00651315"/>
    <w:rsid w:val="00657178"/>
    <w:rsid w:val="00660CD7"/>
    <w:rsid w:val="006618D5"/>
    <w:rsid w:val="00671DA0"/>
    <w:rsid w:val="00674365"/>
    <w:rsid w:val="0067625F"/>
    <w:rsid w:val="00687D60"/>
    <w:rsid w:val="006A1365"/>
    <w:rsid w:val="006A7EE5"/>
    <w:rsid w:val="006B0AE3"/>
    <w:rsid w:val="006B0E69"/>
    <w:rsid w:val="006B2971"/>
    <w:rsid w:val="006C0724"/>
    <w:rsid w:val="006C110F"/>
    <w:rsid w:val="006C2CFE"/>
    <w:rsid w:val="006D112B"/>
    <w:rsid w:val="006D635C"/>
    <w:rsid w:val="006D70F3"/>
    <w:rsid w:val="006D7773"/>
    <w:rsid w:val="006E3815"/>
    <w:rsid w:val="006E561F"/>
    <w:rsid w:val="006F4185"/>
    <w:rsid w:val="00701B61"/>
    <w:rsid w:val="00703FDC"/>
    <w:rsid w:val="00705226"/>
    <w:rsid w:val="00705E9A"/>
    <w:rsid w:val="0070609A"/>
    <w:rsid w:val="00706722"/>
    <w:rsid w:val="00723105"/>
    <w:rsid w:val="007232D2"/>
    <w:rsid w:val="00723656"/>
    <w:rsid w:val="00733FC0"/>
    <w:rsid w:val="00746FAD"/>
    <w:rsid w:val="00754653"/>
    <w:rsid w:val="00756870"/>
    <w:rsid w:val="007605C8"/>
    <w:rsid w:val="00761113"/>
    <w:rsid w:val="00765DEB"/>
    <w:rsid w:val="007662D4"/>
    <w:rsid w:val="00771EE4"/>
    <w:rsid w:val="00773781"/>
    <w:rsid w:val="00775BB1"/>
    <w:rsid w:val="0079415E"/>
    <w:rsid w:val="00795CEB"/>
    <w:rsid w:val="007A647E"/>
    <w:rsid w:val="007B3376"/>
    <w:rsid w:val="007D2173"/>
    <w:rsid w:val="007D3C14"/>
    <w:rsid w:val="007E277B"/>
    <w:rsid w:val="007E7643"/>
    <w:rsid w:val="007F3727"/>
    <w:rsid w:val="007F704F"/>
    <w:rsid w:val="008005AE"/>
    <w:rsid w:val="00803C54"/>
    <w:rsid w:val="008147A1"/>
    <w:rsid w:val="00815469"/>
    <w:rsid w:val="00820665"/>
    <w:rsid w:val="008207B0"/>
    <w:rsid w:val="0084153B"/>
    <w:rsid w:val="00850EB2"/>
    <w:rsid w:val="008609C8"/>
    <w:rsid w:val="008742F9"/>
    <w:rsid w:val="00877C71"/>
    <w:rsid w:val="0089301D"/>
    <w:rsid w:val="0089725B"/>
    <w:rsid w:val="008A06A0"/>
    <w:rsid w:val="008A35B8"/>
    <w:rsid w:val="008A3BFD"/>
    <w:rsid w:val="008A5E7E"/>
    <w:rsid w:val="008C4456"/>
    <w:rsid w:val="008C621B"/>
    <w:rsid w:val="008D0A9F"/>
    <w:rsid w:val="008D7351"/>
    <w:rsid w:val="008E1D70"/>
    <w:rsid w:val="008E23BE"/>
    <w:rsid w:val="008E2F60"/>
    <w:rsid w:val="008E6C5D"/>
    <w:rsid w:val="008F3E49"/>
    <w:rsid w:val="009040E6"/>
    <w:rsid w:val="0091043D"/>
    <w:rsid w:val="0091067D"/>
    <w:rsid w:val="00913802"/>
    <w:rsid w:val="009143B2"/>
    <w:rsid w:val="00916469"/>
    <w:rsid w:val="00916FC4"/>
    <w:rsid w:val="009305D8"/>
    <w:rsid w:val="00952910"/>
    <w:rsid w:val="00963101"/>
    <w:rsid w:val="0097399F"/>
    <w:rsid w:val="00975482"/>
    <w:rsid w:val="00984ACE"/>
    <w:rsid w:val="00986296"/>
    <w:rsid w:val="0099175D"/>
    <w:rsid w:val="009A5C4E"/>
    <w:rsid w:val="009A71BE"/>
    <w:rsid w:val="009B1775"/>
    <w:rsid w:val="009B6D88"/>
    <w:rsid w:val="009C0594"/>
    <w:rsid w:val="009C3453"/>
    <w:rsid w:val="009C45F7"/>
    <w:rsid w:val="009C6103"/>
    <w:rsid w:val="009D2E0F"/>
    <w:rsid w:val="009D60AE"/>
    <w:rsid w:val="009D70FE"/>
    <w:rsid w:val="009E011A"/>
    <w:rsid w:val="009E1704"/>
    <w:rsid w:val="009E1EF8"/>
    <w:rsid w:val="009F0E17"/>
    <w:rsid w:val="00A03B99"/>
    <w:rsid w:val="00A055D6"/>
    <w:rsid w:val="00A20CC4"/>
    <w:rsid w:val="00A25B9E"/>
    <w:rsid w:val="00A55842"/>
    <w:rsid w:val="00A562BD"/>
    <w:rsid w:val="00A6403E"/>
    <w:rsid w:val="00A646FA"/>
    <w:rsid w:val="00A9415A"/>
    <w:rsid w:val="00AA2C1F"/>
    <w:rsid w:val="00AC2BD9"/>
    <w:rsid w:val="00AC49DC"/>
    <w:rsid w:val="00AC5B19"/>
    <w:rsid w:val="00AD3505"/>
    <w:rsid w:val="00AD433D"/>
    <w:rsid w:val="00AD53BA"/>
    <w:rsid w:val="00AD710D"/>
    <w:rsid w:val="00AE130B"/>
    <w:rsid w:val="00AE453C"/>
    <w:rsid w:val="00AF2EDE"/>
    <w:rsid w:val="00AF32BF"/>
    <w:rsid w:val="00AF4C9D"/>
    <w:rsid w:val="00AF4CD3"/>
    <w:rsid w:val="00B0581A"/>
    <w:rsid w:val="00B05F4F"/>
    <w:rsid w:val="00B06819"/>
    <w:rsid w:val="00B14FA1"/>
    <w:rsid w:val="00B1588B"/>
    <w:rsid w:val="00B23F30"/>
    <w:rsid w:val="00B24E07"/>
    <w:rsid w:val="00B34BDF"/>
    <w:rsid w:val="00B40A30"/>
    <w:rsid w:val="00B44A2B"/>
    <w:rsid w:val="00B50C0F"/>
    <w:rsid w:val="00B52B20"/>
    <w:rsid w:val="00B5327F"/>
    <w:rsid w:val="00B5413E"/>
    <w:rsid w:val="00B5511A"/>
    <w:rsid w:val="00B651DF"/>
    <w:rsid w:val="00B72144"/>
    <w:rsid w:val="00B96FCC"/>
    <w:rsid w:val="00BA1860"/>
    <w:rsid w:val="00BA6FC8"/>
    <w:rsid w:val="00BB223F"/>
    <w:rsid w:val="00BB4715"/>
    <w:rsid w:val="00BC1DE5"/>
    <w:rsid w:val="00BD35CE"/>
    <w:rsid w:val="00BE020C"/>
    <w:rsid w:val="00BE0241"/>
    <w:rsid w:val="00BF6CFB"/>
    <w:rsid w:val="00BF7EFF"/>
    <w:rsid w:val="00C00972"/>
    <w:rsid w:val="00C042E6"/>
    <w:rsid w:val="00C10062"/>
    <w:rsid w:val="00C1544D"/>
    <w:rsid w:val="00C2146C"/>
    <w:rsid w:val="00C215B3"/>
    <w:rsid w:val="00C23880"/>
    <w:rsid w:val="00C24B92"/>
    <w:rsid w:val="00C367B6"/>
    <w:rsid w:val="00C61775"/>
    <w:rsid w:val="00C6602C"/>
    <w:rsid w:val="00C76B51"/>
    <w:rsid w:val="00C94A02"/>
    <w:rsid w:val="00CA034A"/>
    <w:rsid w:val="00CB7752"/>
    <w:rsid w:val="00CC1792"/>
    <w:rsid w:val="00CC1F28"/>
    <w:rsid w:val="00CD6544"/>
    <w:rsid w:val="00D01B7A"/>
    <w:rsid w:val="00D23226"/>
    <w:rsid w:val="00D234A2"/>
    <w:rsid w:val="00D249DC"/>
    <w:rsid w:val="00D31200"/>
    <w:rsid w:val="00D31904"/>
    <w:rsid w:val="00D32789"/>
    <w:rsid w:val="00D571EC"/>
    <w:rsid w:val="00D61129"/>
    <w:rsid w:val="00D72EC6"/>
    <w:rsid w:val="00D744D6"/>
    <w:rsid w:val="00D82114"/>
    <w:rsid w:val="00D825CA"/>
    <w:rsid w:val="00D94BAD"/>
    <w:rsid w:val="00D977B1"/>
    <w:rsid w:val="00DA01D7"/>
    <w:rsid w:val="00DA483A"/>
    <w:rsid w:val="00DA75C3"/>
    <w:rsid w:val="00DB6F60"/>
    <w:rsid w:val="00DC1C63"/>
    <w:rsid w:val="00DF15A3"/>
    <w:rsid w:val="00DF4638"/>
    <w:rsid w:val="00E05A80"/>
    <w:rsid w:val="00E132AD"/>
    <w:rsid w:val="00E14D2B"/>
    <w:rsid w:val="00E20DE8"/>
    <w:rsid w:val="00E3568C"/>
    <w:rsid w:val="00E37AF3"/>
    <w:rsid w:val="00E438A2"/>
    <w:rsid w:val="00E4483E"/>
    <w:rsid w:val="00E47D66"/>
    <w:rsid w:val="00E5785F"/>
    <w:rsid w:val="00E60881"/>
    <w:rsid w:val="00E612FD"/>
    <w:rsid w:val="00E61667"/>
    <w:rsid w:val="00E86DE2"/>
    <w:rsid w:val="00E95568"/>
    <w:rsid w:val="00EA4945"/>
    <w:rsid w:val="00EA60B6"/>
    <w:rsid w:val="00EB2B76"/>
    <w:rsid w:val="00EB5A28"/>
    <w:rsid w:val="00EC56D1"/>
    <w:rsid w:val="00ED4D32"/>
    <w:rsid w:val="00ED540A"/>
    <w:rsid w:val="00ED7B3E"/>
    <w:rsid w:val="00EE1347"/>
    <w:rsid w:val="00EE53A7"/>
    <w:rsid w:val="00EF13FB"/>
    <w:rsid w:val="00F00F11"/>
    <w:rsid w:val="00F03EBB"/>
    <w:rsid w:val="00F15482"/>
    <w:rsid w:val="00F1557C"/>
    <w:rsid w:val="00F15650"/>
    <w:rsid w:val="00F26259"/>
    <w:rsid w:val="00F271CA"/>
    <w:rsid w:val="00F3412A"/>
    <w:rsid w:val="00F3504C"/>
    <w:rsid w:val="00F4009E"/>
    <w:rsid w:val="00F450DD"/>
    <w:rsid w:val="00F456CF"/>
    <w:rsid w:val="00F46E42"/>
    <w:rsid w:val="00F523A4"/>
    <w:rsid w:val="00F56C2B"/>
    <w:rsid w:val="00F653AE"/>
    <w:rsid w:val="00F73AD1"/>
    <w:rsid w:val="00F75EBA"/>
    <w:rsid w:val="00F76021"/>
    <w:rsid w:val="00F80719"/>
    <w:rsid w:val="00F839A7"/>
    <w:rsid w:val="00F865EC"/>
    <w:rsid w:val="00F87C34"/>
    <w:rsid w:val="00F87E7B"/>
    <w:rsid w:val="00F90C78"/>
    <w:rsid w:val="00FA4D19"/>
    <w:rsid w:val="00FB0BEA"/>
    <w:rsid w:val="00FB78E6"/>
    <w:rsid w:val="00FC0A21"/>
    <w:rsid w:val="00FE0B71"/>
    <w:rsid w:val="00FF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71C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722"/>
    <w:pPr>
      <w:ind w:firstLineChars="200" w:firstLine="420"/>
    </w:pPr>
  </w:style>
  <w:style w:type="table" w:styleId="a4">
    <w:name w:val="Table Grid"/>
    <w:basedOn w:val="a1"/>
    <w:uiPriority w:val="39"/>
    <w:rsid w:val="00AD53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063B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63B8E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63B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63B8E"/>
    <w:rPr>
      <w:rFonts w:ascii="Times New Roman" w:eastAsia="宋体" w:hAnsi="Times New Roman" w:cs="Times New Roman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6152F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152F2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71C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722"/>
    <w:pPr>
      <w:ind w:firstLineChars="200" w:firstLine="420"/>
    </w:pPr>
  </w:style>
  <w:style w:type="table" w:styleId="a4">
    <w:name w:val="Table Grid"/>
    <w:basedOn w:val="a1"/>
    <w:uiPriority w:val="39"/>
    <w:rsid w:val="00AD53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063B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63B8E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63B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63B8E"/>
    <w:rPr>
      <w:rFonts w:ascii="Times New Roman" w:eastAsia="宋体" w:hAnsi="Times New Roman" w:cs="Times New Roman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6152F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152F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4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2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1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36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Visio___2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microsoft.com/office/2007/relationships/stylesWithEffects" Target="stylesWithEffects.xml"/><Relationship Id="rId21" Type="http://schemas.openxmlformats.org/officeDocument/2006/relationships/package" Target="embeddings/Microsoft_Visio___66.vsdx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__44.vsdx"/><Relationship Id="rId25" Type="http://schemas.openxmlformats.org/officeDocument/2006/relationships/package" Target="embeddings/Microsoft_Visio___88.vsdx"/><Relationship Id="rId33" Type="http://schemas.openxmlformats.org/officeDocument/2006/relationships/package" Target="embeddings/Microsoft_Visio___1212.vsdx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Visio___1010.vsdx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3.vsdx"/><Relationship Id="rId23" Type="http://schemas.openxmlformats.org/officeDocument/2006/relationships/package" Target="embeddings/Microsoft_Visio___77.vsdx"/><Relationship Id="rId28" Type="http://schemas.openxmlformats.org/officeDocument/2006/relationships/image" Target="media/image12.emf"/><Relationship Id="rId36" Type="http://schemas.openxmlformats.org/officeDocument/2006/relationships/fontTable" Target="fontTable.xml"/><Relationship Id="rId10" Type="http://schemas.openxmlformats.org/officeDocument/2006/relationships/package" Target="embeddings/Microsoft_Visio___11.vsdx"/><Relationship Id="rId19" Type="http://schemas.openxmlformats.org/officeDocument/2006/relationships/package" Target="embeddings/Microsoft_Visio___55.vsdx"/><Relationship Id="rId31" Type="http://schemas.openxmlformats.org/officeDocument/2006/relationships/package" Target="embeddings/Microsoft_Visio___1111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9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__1313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0C597DA-57DD-4EB6-A28D-E282AA7BFA97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1380</Words>
  <Characters>7867</Characters>
  <Application>Microsoft Office Word</Application>
  <DocSecurity>0</DocSecurity>
  <Lines>65</Lines>
  <Paragraphs>18</Paragraphs>
  <ScaleCrop>false</ScaleCrop>
  <Company>xd</Company>
  <LinksUpToDate>false</LinksUpToDate>
  <CharactersWithSpaces>9229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wait lee</dc:creator>
  <cp:lastModifiedBy>sl</cp:lastModifiedBy>
  <cp:revision>2</cp:revision>
  <cp:lastPrinted>2015-05-07T08:35:00Z</cp:lastPrinted>
  <dcterms:created xsi:type="dcterms:W3CDTF">2015-05-10T14:31:00Z</dcterms:created>
  <dcterms:modified xsi:type="dcterms:W3CDTF">2015-05-10T14:31:00Z</dcterms:modified>
</cp:coreProperties>
</file>